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2C5D" w14:textId="77777777" w:rsidR="001C159B" w:rsidRDefault="00F72DFD">
      <w:pPr>
        <w:spacing w:before="2520" w:after="240" w:line="360" w:lineRule="auto"/>
        <w:jc w:val="center"/>
        <w:rPr>
          <w:rFonts w:ascii="黑体" w:eastAsia="黑体" w:hAnsi="黑体" w:cs="黑体"/>
          <w:bCs/>
          <w:sz w:val="44"/>
          <w:szCs w:val="44"/>
          <w:lang w:eastAsia="zh-CN"/>
        </w:rPr>
      </w:pPr>
      <w:r>
        <w:rPr>
          <w:rFonts w:ascii="黑体" w:eastAsia="黑体" w:hAnsi="黑体" w:cs="黑体" w:hint="eastAsia"/>
          <w:bCs/>
          <w:sz w:val="44"/>
          <w:szCs w:val="44"/>
          <w:lang w:eastAsia="zh-CN"/>
        </w:rPr>
        <w:t>绿色信贷、资源禀赋与煤炭行业低碳转型</w:t>
      </w:r>
      <w:r>
        <w:rPr>
          <w:rFonts w:ascii="黑体" w:eastAsia="黑体" w:hAnsi="黑体" w:cs="黑体" w:hint="eastAsia"/>
          <w:bCs/>
          <w:sz w:val="44"/>
          <w:szCs w:val="44"/>
          <w:lang w:eastAsia="zh-CN"/>
        </w:rPr>
        <w:br/>
        <w:t>——基于《绿色信贷指引》的晋蒙比较研究</w:t>
      </w:r>
    </w:p>
    <w:p w14:paraId="33C5AFBF" w14:textId="77777777" w:rsidR="001C159B" w:rsidRDefault="00F72DFD">
      <w:pPr>
        <w:spacing w:after="1800" w:line="360" w:lineRule="auto"/>
        <w:jc w:val="center"/>
        <w:rPr>
          <w:rFonts w:ascii="Times New Roman" w:hAnsi="Times New Roman" w:cs="Times New Roman"/>
          <w:bCs/>
          <w:sz w:val="32"/>
          <w:szCs w:val="32"/>
        </w:rPr>
      </w:pPr>
      <w:r>
        <w:rPr>
          <w:rFonts w:ascii="Times New Roman" w:eastAsia="Times New Roman" w:hAnsi="Times New Roman" w:cs="Times New Roman"/>
          <w:bCs/>
          <w:sz w:val="32"/>
          <w:szCs w:val="32"/>
        </w:rPr>
        <w:t>Green Credit, Resource Endowment and Low-carbon Transition of the Coal Industry</w:t>
      </w:r>
      <w:r>
        <w:rPr>
          <w:rFonts w:ascii="Times New Roman" w:eastAsia="Times New Roman" w:hAnsi="Times New Roman" w:cs="Times New Roman"/>
          <w:bCs/>
          <w:sz w:val="32"/>
          <w:szCs w:val="32"/>
        </w:rPr>
        <w:br/>
        <w:t>— A Comparative Study of Shanxi and Inner Mongolia Based on the Green Credit Guidelines</w:t>
      </w:r>
    </w:p>
    <w:p w14:paraId="41F4028F" w14:textId="77777777" w:rsidR="001C159B" w:rsidRDefault="00F72DFD">
      <w:pPr>
        <w:spacing w:after="120"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王思涵</w:t>
      </w:r>
      <w:r>
        <w:rPr>
          <w:rFonts w:ascii="黑体" w:eastAsia="黑体" w:hAnsi="黑体" w:cs="黑体" w:hint="eastAsia"/>
          <w:sz w:val="32"/>
          <w:szCs w:val="32"/>
          <w:vertAlign w:val="superscript"/>
          <w:lang w:eastAsia="zh-CN"/>
        </w:rPr>
        <w:t>1</w:t>
      </w:r>
      <w:r>
        <w:rPr>
          <w:rFonts w:ascii="黑体" w:eastAsia="黑体" w:hAnsi="黑体" w:cs="黑体" w:hint="eastAsia"/>
          <w:sz w:val="32"/>
          <w:szCs w:val="32"/>
          <w:lang w:eastAsia="zh-CN"/>
        </w:rPr>
        <w:t>，刘伊然</w:t>
      </w:r>
      <w:r>
        <w:rPr>
          <w:rFonts w:ascii="黑体" w:eastAsia="黑体" w:hAnsi="黑体" w:cs="黑体" w:hint="eastAsia"/>
          <w:sz w:val="32"/>
          <w:szCs w:val="32"/>
          <w:vertAlign w:val="superscript"/>
          <w:lang w:eastAsia="zh-CN"/>
        </w:rPr>
        <w:t>1</w:t>
      </w:r>
      <w:r>
        <w:rPr>
          <w:rFonts w:ascii="黑体" w:eastAsia="黑体" w:hAnsi="黑体" w:cs="黑体" w:hint="eastAsia"/>
          <w:sz w:val="32"/>
          <w:szCs w:val="32"/>
          <w:lang w:eastAsia="zh-CN"/>
        </w:rPr>
        <w:t>，娄满榆</w:t>
      </w:r>
      <w:r>
        <w:rPr>
          <w:rFonts w:ascii="黑体" w:eastAsia="黑体" w:hAnsi="黑体" w:cs="黑体" w:hint="eastAsia"/>
          <w:sz w:val="32"/>
          <w:szCs w:val="32"/>
          <w:vertAlign w:val="superscript"/>
          <w:lang w:eastAsia="zh-CN"/>
        </w:rPr>
        <w:t>2</w:t>
      </w:r>
    </w:p>
    <w:p w14:paraId="49130F6D" w14:textId="77777777" w:rsidR="001C159B" w:rsidRDefault="00F72DFD">
      <w:pPr>
        <w:spacing w:after="120"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（1.北京外国语大学国际商学院，北京，100081；2.中央财经大学金融学院，北京，100098；）</w:t>
      </w:r>
    </w:p>
    <w:p w14:paraId="7B439C84" w14:textId="77777777" w:rsidR="001C159B" w:rsidRDefault="00F72DFD">
      <w:pPr>
        <w:rPr>
          <w:lang w:eastAsia="zh-CN"/>
        </w:rPr>
      </w:pPr>
      <w:r>
        <w:rPr>
          <w:lang w:eastAsia="zh-CN"/>
        </w:rPr>
        <w:br w:type="page"/>
      </w:r>
    </w:p>
    <w:p w14:paraId="6BD85E93" w14:textId="77777777" w:rsidR="001C159B" w:rsidRDefault="00F72DFD">
      <w:pPr>
        <w:spacing w:after="120" w:line="360" w:lineRule="auto"/>
        <w:jc w:val="center"/>
        <w:rPr>
          <w:lang w:eastAsia="zh-CN"/>
        </w:rPr>
      </w:pPr>
      <w:r>
        <w:rPr>
          <w:rFonts w:ascii="黑体" w:eastAsia="黑体" w:hAnsi="黑体" w:cs="黑体" w:hint="eastAsia"/>
          <w:bCs/>
          <w:sz w:val="44"/>
          <w:szCs w:val="44"/>
          <w:lang w:eastAsia="zh-CN"/>
        </w:rPr>
        <w:lastRenderedPageBreak/>
        <w:t>绿色信贷、资源禀赋与煤炭行业低碳转型</w:t>
      </w:r>
      <w:r>
        <w:rPr>
          <w:rFonts w:ascii="黑体" w:eastAsia="黑体" w:hAnsi="黑体" w:cs="黑体" w:hint="eastAsia"/>
          <w:bCs/>
          <w:sz w:val="44"/>
          <w:szCs w:val="44"/>
          <w:lang w:eastAsia="zh-CN"/>
        </w:rPr>
        <w:br/>
        <w:t>——基于《绿色信贷指引》的晋蒙比较研究</w:t>
      </w:r>
    </w:p>
    <w:p w14:paraId="66B11986" w14:textId="40BC952C" w:rsidR="001C159B" w:rsidRDefault="00F72DFD">
      <w:pPr>
        <w:spacing w:before="120" w:after="60" w:line="360" w:lineRule="auto"/>
        <w:ind w:firstLineChars="200" w:firstLine="422"/>
        <w:jc w:val="both"/>
        <w:rPr>
          <w:rFonts w:ascii="宋体" w:eastAsia="宋体" w:hAnsi="宋体" w:cs="宋体"/>
          <w:sz w:val="21"/>
          <w:szCs w:val="21"/>
          <w:lang w:eastAsia="zh-CN"/>
        </w:rPr>
      </w:pPr>
      <w:r>
        <w:rPr>
          <w:rFonts w:ascii="宋体" w:eastAsia="宋体" w:hAnsi="宋体" w:cs="宋体" w:hint="eastAsia"/>
          <w:b/>
          <w:sz w:val="21"/>
          <w:szCs w:val="21"/>
          <w:lang w:eastAsia="zh-CN"/>
        </w:rPr>
        <w:t>摘要：</w:t>
      </w:r>
      <w:r>
        <w:rPr>
          <w:rFonts w:ascii="宋体" w:eastAsia="宋体" w:hAnsi="宋体" w:cs="宋体" w:hint="eastAsia"/>
          <w:sz w:val="21"/>
          <w:szCs w:val="21"/>
          <w:lang w:eastAsia="zh-CN"/>
        </w:rPr>
        <w:t>在“双碳”目标和高质量发展背景下，如何借助绿色金融推动煤炭主产区低碳转型，已成为资源型地区转型发展的重要问题。本文以山西省和内蒙古自治区为研究对象，基于2000—2023年省际面板数据，将2012年《绿色信贷指引》视为外生政策冲击，构建双重差分模型，并结合分省回归与三重差分检验，系统考察绿色信贷政策的低碳转型效应。研究发现，绿色信贷政策显著提升了晋蒙地区绿色全要素生产率和GML指数，并在一定程度上抑制了工业二氧化硫排放，但煤炭占比和二氧化碳排放未呈现稳健下降，表明煤炭主产区结构性转型仍滞后于效率型转型。异质性分析显示，山西</w:t>
      </w:r>
      <w:r w:rsidR="00A143D4">
        <w:rPr>
          <w:rFonts w:ascii="宋体" w:eastAsia="宋体" w:hAnsi="宋体" w:cs="宋体" w:hint="eastAsia"/>
          <w:sz w:val="21"/>
          <w:szCs w:val="21"/>
          <w:lang w:eastAsia="zh-CN"/>
        </w:rPr>
        <w:t>的政策相应更接近</w:t>
      </w:r>
      <w:r>
        <w:rPr>
          <w:rFonts w:ascii="宋体" w:eastAsia="宋体" w:hAnsi="宋体" w:cs="宋体" w:hint="eastAsia"/>
          <w:sz w:val="21"/>
          <w:szCs w:val="21"/>
          <w:lang w:eastAsia="zh-CN"/>
        </w:rPr>
        <w:t>既有产业体系内部的存量优化，内蒙古则体现出更明显的后发改善特征。本文的创新在于，从晋蒙比较视角揭示了资源禀赋差异对绿色信贷政策传导路径的影响。政策上，应实施差异化绿色信贷支持，对山西侧重传统产业绿色改造，对内蒙古侧重新能源投资联动</w:t>
      </w:r>
      <w:ins w:id="0" w:author="娄满榆" w:date="2026-03-19T23:22:00Z">
        <w:r w:rsidR="00E36DB6">
          <w:rPr>
            <w:rFonts w:ascii="宋体" w:eastAsia="宋体" w:hAnsi="宋体" w:cs="宋体" w:hint="eastAsia"/>
            <w:sz w:val="21"/>
            <w:szCs w:val="21"/>
            <w:lang w:eastAsia="zh-CN"/>
          </w:rPr>
          <w:t>，为后续</w:t>
        </w:r>
      </w:ins>
      <w:del w:id="1" w:author="娄满榆" w:date="2026-03-19T23:22:00Z">
        <w:r w:rsidDel="00E36DB6">
          <w:rPr>
            <w:rFonts w:ascii="宋体" w:eastAsia="宋体" w:hAnsi="宋体" w:cs="宋体" w:hint="eastAsia"/>
            <w:sz w:val="21"/>
            <w:szCs w:val="21"/>
            <w:lang w:eastAsia="zh-CN"/>
          </w:rPr>
          <w:delText>与</w:delText>
        </w:r>
      </w:del>
      <w:r>
        <w:rPr>
          <w:rFonts w:ascii="宋体" w:eastAsia="宋体" w:hAnsi="宋体" w:cs="宋体" w:hint="eastAsia"/>
          <w:sz w:val="21"/>
          <w:szCs w:val="21"/>
          <w:lang w:eastAsia="zh-CN"/>
        </w:rPr>
        <w:t>结构替代</w:t>
      </w:r>
      <w:ins w:id="2" w:author="娄满榆" w:date="2026-03-19T23:22:00Z">
        <w:r w:rsidR="00E36DB6">
          <w:rPr>
            <w:rFonts w:ascii="宋体" w:eastAsia="宋体" w:hAnsi="宋体" w:cs="宋体" w:hint="eastAsia"/>
            <w:sz w:val="21"/>
            <w:szCs w:val="21"/>
            <w:lang w:eastAsia="zh-CN"/>
          </w:rPr>
          <w:t>创造条件</w:t>
        </w:r>
      </w:ins>
      <w:r>
        <w:rPr>
          <w:rFonts w:ascii="宋体" w:eastAsia="宋体" w:hAnsi="宋体" w:cs="宋体" w:hint="eastAsia"/>
          <w:sz w:val="21"/>
          <w:szCs w:val="21"/>
          <w:lang w:eastAsia="zh-CN"/>
        </w:rPr>
        <w:t>。</w:t>
      </w:r>
    </w:p>
    <w:p w14:paraId="332D07B7" w14:textId="77777777" w:rsidR="001C159B" w:rsidRDefault="00F72DFD">
      <w:pPr>
        <w:spacing w:line="360" w:lineRule="auto"/>
        <w:ind w:firstLine="420"/>
        <w:rPr>
          <w:rFonts w:ascii="Times New Roman" w:eastAsia="宋体" w:hAnsi="Times New Roman"/>
          <w:lang w:eastAsia="zh-CN"/>
        </w:rPr>
      </w:pPr>
      <w:r>
        <w:rPr>
          <w:rFonts w:ascii="宋体" w:eastAsia="宋体" w:hAnsi="宋体" w:cs="宋体" w:hint="eastAsia"/>
          <w:b/>
          <w:sz w:val="21"/>
          <w:szCs w:val="21"/>
          <w:lang w:eastAsia="zh-CN"/>
        </w:rPr>
        <w:t>关键词：</w:t>
      </w:r>
      <w:r>
        <w:rPr>
          <w:rFonts w:ascii="Times New Roman" w:eastAsia="宋体" w:hAnsi="Times New Roman"/>
          <w:lang w:eastAsia="zh-CN"/>
        </w:rPr>
        <w:t>绿色信贷；煤炭主产区；低碳转型；区域异质性；双重差分</w:t>
      </w:r>
    </w:p>
    <w:p w14:paraId="618DCFBF" w14:textId="77777777" w:rsidR="001C159B" w:rsidRDefault="00F72DFD">
      <w:pPr>
        <w:spacing w:line="360" w:lineRule="auto"/>
        <w:ind w:firstLine="420"/>
        <w:rPr>
          <w:lang w:eastAsia="zh-CN"/>
        </w:rPr>
      </w:pPr>
      <w:r>
        <w:rPr>
          <w:rFonts w:ascii="Times New Roman" w:eastAsia="宋体" w:hAnsi="Times New Roman"/>
          <w:lang w:eastAsia="zh-CN"/>
        </w:rPr>
        <w:t>中图分类号：</w:t>
      </w:r>
      <w:r>
        <w:rPr>
          <w:rFonts w:ascii="Times New Roman" w:eastAsia="宋体" w:hAnsi="Times New Roman"/>
          <w:lang w:eastAsia="zh-CN"/>
        </w:rPr>
        <w:t xml:space="preserve">F832.4    </w:t>
      </w:r>
      <w:r>
        <w:rPr>
          <w:rFonts w:ascii="Times New Roman" w:eastAsia="宋体" w:hAnsi="Times New Roman"/>
          <w:lang w:eastAsia="zh-CN"/>
        </w:rPr>
        <w:t>文献标识码：</w:t>
      </w:r>
      <w:r>
        <w:rPr>
          <w:rFonts w:ascii="Times New Roman" w:eastAsia="宋体" w:hAnsi="Times New Roman"/>
          <w:lang w:eastAsia="zh-CN"/>
        </w:rPr>
        <w:t>A</w:t>
      </w:r>
    </w:p>
    <w:p w14:paraId="1867AB2E" w14:textId="77777777" w:rsidR="001C159B" w:rsidRDefault="00F72DFD">
      <w:pPr>
        <w:spacing w:after="240" w:line="360" w:lineRule="auto"/>
        <w:jc w:val="center"/>
        <w:rPr>
          <w:rFonts w:ascii="Times New Roman" w:eastAsia="Times New Roman" w:hAnsi="Times New Roman"/>
          <w:b/>
          <w:sz w:val="32"/>
          <w:szCs w:val="32"/>
        </w:rPr>
      </w:pPr>
      <w:r>
        <w:rPr>
          <w:rFonts w:ascii="Times New Roman" w:eastAsia="Times New Roman" w:hAnsi="Times New Roman"/>
          <w:b/>
          <w:sz w:val="32"/>
          <w:szCs w:val="32"/>
        </w:rPr>
        <w:t>Green Credit, Resource Endowment and Low-carbon Transition of the Coal Industry</w:t>
      </w:r>
    </w:p>
    <w:p w14:paraId="5C1EC08D" w14:textId="77777777" w:rsidR="001C159B" w:rsidRDefault="00F72DFD">
      <w:pPr>
        <w:spacing w:after="240" w:line="360" w:lineRule="auto"/>
        <w:jc w:val="center"/>
        <w:rPr>
          <w:rFonts w:ascii="Times New Roman" w:eastAsia="Times New Roman" w:hAnsi="Times New Roman"/>
          <w:b/>
          <w:sz w:val="32"/>
          <w:szCs w:val="32"/>
        </w:rPr>
      </w:pPr>
      <w:r>
        <w:rPr>
          <w:rFonts w:ascii="Times New Roman" w:eastAsia="Times New Roman" w:hAnsi="Times New Roman"/>
          <w:b/>
          <w:sz w:val="32"/>
          <w:szCs w:val="32"/>
        </w:rPr>
        <w:t>— A Comparative Study of Shanxi and Inner Mongolia Based on the Green Credit Guidelines</w:t>
      </w:r>
    </w:p>
    <w:p w14:paraId="22CDCDF2" w14:textId="77777777" w:rsidR="001C159B" w:rsidRDefault="00F72DFD">
      <w:pPr>
        <w:spacing w:before="120" w:after="60" w:line="360" w:lineRule="auto"/>
        <w:ind w:firstLineChars="200" w:firstLine="422"/>
        <w:rPr>
          <w:sz w:val="21"/>
          <w:szCs w:val="21"/>
        </w:rPr>
      </w:pPr>
      <w:r>
        <w:rPr>
          <w:rFonts w:ascii="Times New Roman" w:eastAsia="Times New Roman" w:hAnsi="Times New Roman"/>
          <w:b/>
          <w:sz w:val="21"/>
          <w:szCs w:val="21"/>
        </w:rPr>
        <w:t xml:space="preserve">Abstract: </w:t>
      </w:r>
      <w:r>
        <w:rPr>
          <w:rFonts w:ascii="Times New Roman" w:eastAsia="宋体" w:hAnsi="Times New Roman"/>
          <w:sz w:val="21"/>
          <w:szCs w:val="21"/>
        </w:rPr>
        <w:t xml:space="preserve">Under the dual-carbon goals and the requirement of high-quality development, promoting the low-carbon transition of major coal-producing regions through green finance has become a key issue for resource-based areas. Focusing on Shanxi and Inner Mongolia, this paper uses provincial panel data from 2000 to 2023, treats the 2012 Green Credit Guidelines as an exogenous policy shock, and applies a difference-in-differences model supplemented by province-specific regressions and a triple-difference test. The results show that green credit significantly improves green total factor productivity and the GML index, and also reduces industrial sulfur dioxide emissions to some extent. However, no robust decline is found in coal share or carbon dioxide emissions, </w:t>
      </w:r>
      <w:r>
        <w:rPr>
          <w:rFonts w:ascii="Times New Roman" w:eastAsia="宋体" w:hAnsi="Times New Roman"/>
          <w:sz w:val="21"/>
          <w:szCs w:val="21"/>
        </w:rPr>
        <w:lastRenderedPageBreak/>
        <w:t>indicating that structural transition lags behind efficiency-oriented transition. Shanxi mainly shows stock optimization within the existing industrial system, while Inner Mongolia exhibits a stronger catch-up pattern. The contribution of this paper lies in revealing how differences in resource endowment shape the transmission path of green credit policy. Accordingly, Shanxi should focus on the green upgrading of traditional industries, while Inner Mongolia should emphasize the linkage between green credit and renewable energy investment.</w:t>
      </w:r>
    </w:p>
    <w:p w14:paraId="4C6285E5" w14:textId="77777777" w:rsidR="001C159B" w:rsidRDefault="00F72DFD">
      <w:pPr>
        <w:spacing w:line="360" w:lineRule="auto"/>
        <w:ind w:firstLine="420"/>
        <w:rPr>
          <w:rFonts w:ascii="Times New Roman" w:eastAsia="黑体" w:hAnsi="Times New Roman"/>
          <w:bCs/>
          <w:sz w:val="28"/>
          <w:szCs w:val="28"/>
          <w:lang w:eastAsia="zh-CN"/>
        </w:rPr>
        <w:sectPr w:rsidR="001C159B">
          <w:pgSz w:w="12240" w:h="15840"/>
          <w:pgMar w:top="1440" w:right="1800" w:bottom="1440" w:left="1800" w:header="850" w:footer="850" w:gutter="0"/>
          <w:cols w:space="720"/>
          <w:docGrid w:linePitch="360"/>
        </w:sectPr>
      </w:pPr>
      <w:r>
        <w:rPr>
          <w:rFonts w:ascii="Times New Roman Bold" w:eastAsia="宋体" w:hAnsi="Times New Roman Bold" w:cs="Times New Roman Bold"/>
          <w:b/>
          <w:bCs/>
          <w:sz w:val="21"/>
          <w:szCs w:val="21"/>
        </w:rPr>
        <w:t>Keywords:</w:t>
      </w:r>
      <w:r>
        <w:rPr>
          <w:rFonts w:ascii="Times New Roman" w:eastAsia="宋体" w:hAnsi="Times New Roman"/>
          <w:sz w:val="21"/>
          <w:szCs w:val="21"/>
        </w:rPr>
        <w:t xml:space="preserve"> green credit; major coal-producing regions; low-carbon transition; regional heterogeneity; difference-in-difference</w:t>
      </w:r>
    </w:p>
    <w:p w14:paraId="7AB778E1" w14:textId="77777777" w:rsidR="001C159B" w:rsidRDefault="00F72DFD">
      <w:pPr>
        <w:spacing w:before="240" w:after="120" w:line="360" w:lineRule="auto"/>
        <w:jc w:val="center"/>
        <w:rPr>
          <w:bCs/>
          <w:sz w:val="28"/>
          <w:szCs w:val="28"/>
          <w:lang w:eastAsia="zh-CN"/>
        </w:rPr>
      </w:pPr>
      <w:r>
        <w:rPr>
          <w:rFonts w:ascii="Times New Roman" w:eastAsia="黑体" w:hAnsi="Times New Roman"/>
          <w:bCs/>
          <w:sz w:val="28"/>
          <w:szCs w:val="28"/>
          <w:lang w:eastAsia="zh-CN"/>
        </w:rPr>
        <w:lastRenderedPageBreak/>
        <w:t>一、导论</w:t>
      </w:r>
    </w:p>
    <w:p w14:paraId="6BA55602" w14:textId="77777777" w:rsidR="001C159B" w:rsidRDefault="00F72DFD">
      <w:pPr>
        <w:spacing w:before="120" w:after="60" w:line="360" w:lineRule="auto"/>
        <w:ind w:firstLine="420"/>
        <w:rPr>
          <w:bCs/>
          <w:sz w:val="21"/>
          <w:szCs w:val="21"/>
          <w:lang w:eastAsia="zh-CN"/>
        </w:rPr>
      </w:pPr>
      <w:r>
        <w:rPr>
          <w:rFonts w:ascii="Times New Roman" w:eastAsia="黑体" w:hAnsi="Times New Roman"/>
          <w:bCs/>
          <w:sz w:val="21"/>
          <w:szCs w:val="21"/>
          <w:lang w:eastAsia="zh-CN"/>
        </w:rPr>
        <w:t>（一）研究背景</w:t>
      </w:r>
    </w:p>
    <w:p w14:paraId="40E177BF" w14:textId="7F617D72"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随着全球气候治理进程持续推进，金融体系在资源配置、风险识别与产业导向中的作用不断强化。相较于主要服务节能环保、清洁能源等</w:t>
      </w:r>
      <w:ins w:id="3" w:author="娄满榆" w:date="2026-03-19T23:24:00Z">
        <w:r w:rsidR="00E36DB6">
          <w:rPr>
            <w:rFonts w:ascii="Times New Roman" w:eastAsia="宋体" w:hAnsi="Times New Roman" w:hint="eastAsia"/>
            <w:sz w:val="21"/>
            <w:szCs w:val="21"/>
            <w:lang w:eastAsia="zh-CN"/>
          </w:rPr>
          <w:t>“</w:t>
        </w:r>
      </w:ins>
      <w:del w:id="4" w:author="娄满榆" w:date="2026-03-19T23:24:00Z">
        <w:r w:rsidDel="00E36DB6">
          <w:rPr>
            <w:rFonts w:ascii="Times New Roman" w:eastAsia="宋体" w:hAnsi="Times New Roman"/>
            <w:sz w:val="21"/>
            <w:szCs w:val="21"/>
            <w:lang w:eastAsia="zh-CN"/>
          </w:rPr>
          <w:delText>“</w:delText>
        </w:r>
      </w:del>
      <w:r>
        <w:rPr>
          <w:rFonts w:ascii="Times New Roman" w:eastAsia="宋体" w:hAnsi="Times New Roman"/>
          <w:sz w:val="21"/>
          <w:szCs w:val="21"/>
          <w:lang w:eastAsia="zh-CN"/>
        </w:rPr>
        <w:t>纯绿</w:t>
      </w:r>
      <w:ins w:id="5" w:author="娄满榆" w:date="2026-03-19T23:24:00Z">
        <w:r w:rsidR="00E36DB6">
          <w:rPr>
            <w:rFonts w:ascii="Times New Roman" w:eastAsia="宋体" w:hAnsi="Times New Roman" w:hint="eastAsia"/>
            <w:sz w:val="21"/>
            <w:szCs w:val="21"/>
            <w:lang w:eastAsia="zh-CN"/>
          </w:rPr>
          <w:t>”</w:t>
        </w:r>
      </w:ins>
      <w:del w:id="6" w:author="娄满榆" w:date="2026-03-19T23:24:00Z">
        <w:r w:rsidDel="00E36DB6">
          <w:rPr>
            <w:rFonts w:ascii="Times New Roman" w:eastAsia="宋体" w:hAnsi="Times New Roman"/>
            <w:sz w:val="21"/>
            <w:szCs w:val="21"/>
            <w:lang w:eastAsia="zh-CN"/>
          </w:rPr>
          <w:delText>”</w:delText>
        </w:r>
      </w:del>
      <w:r>
        <w:rPr>
          <w:rFonts w:ascii="Times New Roman" w:eastAsia="宋体" w:hAnsi="Times New Roman"/>
          <w:sz w:val="21"/>
          <w:szCs w:val="21"/>
          <w:lang w:eastAsia="zh-CN"/>
        </w:rPr>
        <w:t>项目的传统绿色金融，当前中国绿色低碳发展的关键难点，已经逐渐转向如何推动煤炭、电力、钢铁、建材等高碳行业实现有序转型。对于这类行业而言，真正的现实问题</w:t>
      </w:r>
      <w:ins w:id="7" w:author="娄满榆" w:date="2026-03-19T23:25:00Z">
        <w:r w:rsidR="00E36DB6">
          <w:rPr>
            <w:rFonts w:ascii="Times New Roman" w:eastAsia="宋体" w:hAnsi="Times New Roman" w:hint="eastAsia"/>
            <w:sz w:val="21"/>
            <w:szCs w:val="21"/>
            <w:lang w:eastAsia="zh-CN"/>
          </w:rPr>
          <w:t>在于</w:t>
        </w:r>
      </w:ins>
      <w:del w:id="8" w:author="娄满榆" w:date="2026-03-19T23:25:00Z">
        <w:r w:rsidDel="00E36DB6">
          <w:rPr>
            <w:rFonts w:ascii="Times New Roman" w:eastAsia="宋体" w:hAnsi="Times New Roman"/>
            <w:sz w:val="21"/>
            <w:szCs w:val="21"/>
            <w:lang w:eastAsia="zh-CN"/>
          </w:rPr>
          <w:delText>并非是否需要转型，而是</w:delText>
        </w:r>
      </w:del>
      <w:r>
        <w:rPr>
          <w:rFonts w:ascii="Times New Roman" w:eastAsia="宋体" w:hAnsi="Times New Roman"/>
          <w:sz w:val="21"/>
          <w:szCs w:val="21"/>
          <w:lang w:eastAsia="zh-CN"/>
        </w:rPr>
        <w:t>如何在保障能源安全、产业稳定和区域就业的前提下完成转型。（王信等，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24BBBF51" w14:textId="3F3687C0" w:rsidR="001C159B" w:rsidRDefault="00E36DB6">
      <w:pPr>
        <w:spacing w:after="0" w:line="360" w:lineRule="auto"/>
        <w:ind w:firstLine="420"/>
        <w:jc w:val="both"/>
        <w:rPr>
          <w:sz w:val="21"/>
          <w:szCs w:val="21"/>
          <w:lang w:eastAsia="zh-CN"/>
        </w:rPr>
      </w:pPr>
      <w:ins w:id="9" w:author="娄满榆" w:date="2026-03-19T23:31:00Z">
        <w:r w:rsidRPr="00E36DB6">
          <w:rPr>
            <w:rFonts w:ascii="Times New Roman" w:eastAsia="宋体" w:hAnsi="Times New Roman" w:hint="eastAsia"/>
            <w:sz w:val="21"/>
            <w:szCs w:val="21"/>
            <w:lang w:eastAsia="zh-CN"/>
          </w:rPr>
          <w:t>在这一背景下，</w:t>
        </w:r>
      </w:ins>
      <w:ins w:id="10" w:author="娄满榆" w:date="2026-03-20T00:45:00Z">
        <w:r w:rsidR="00A143D4">
          <w:rPr>
            <w:rFonts w:ascii="Times New Roman" w:eastAsia="宋体" w:hAnsi="Times New Roman" w:hint="eastAsia"/>
            <w:sz w:val="21"/>
            <w:szCs w:val="21"/>
            <w:lang w:eastAsia="zh-CN"/>
          </w:rPr>
          <w:t>我国</w:t>
        </w:r>
      </w:ins>
      <w:ins w:id="11" w:author="娄满榆" w:date="2026-03-19T23:31:00Z">
        <w:r w:rsidRPr="00E36DB6">
          <w:rPr>
            <w:rFonts w:ascii="Times New Roman" w:eastAsia="宋体" w:hAnsi="Times New Roman" w:hint="eastAsia"/>
            <w:sz w:val="21"/>
            <w:szCs w:val="21"/>
            <w:lang w:eastAsia="zh-CN"/>
          </w:rPr>
          <w:t>亟需</w:t>
        </w:r>
      </w:ins>
      <w:ins w:id="12" w:author="娄满榆 [2]" w:date="2026-03-20T10:13:00Z" w16du:dateUtc="2026-03-20T02:13:00Z">
        <w:r w:rsidR="00471FDB">
          <w:rPr>
            <w:rFonts w:ascii="Times New Roman" w:eastAsia="宋体" w:hAnsi="Times New Roman" w:hint="eastAsia"/>
            <w:sz w:val="21"/>
            <w:szCs w:val="21"/>
            <w:lang w:eastAsia="zh-CN"/>
          </w:rPr>
          <w:t>相关金融政策，在维护产业稳定的同时，推动高碳行业有序转型</w:t>
        </w:r>
      </w:ins>
      <w:ins w:id="13" w:author="娄满榆" w:date="2026-03-19T23:31:00Z">
        <w:r w:rsidRPr="00E36DB6">
          <w:rPr>
            <w:rFonts w:ascii="Times New Roman" w:eastAsia="宋体" w:hAnsi="Times New Roman" w:hint="eastAsia"/>
            <w:sz w:val="21"/>
            <w:szCs w:val="21"/>
            <w:lang w:eastAsia="zh-CN"/>
          </w:rPr>
          <w:t>。</w:t>
        </w:r>
      </w:ins>
      <w:r w:rsidR="00F72DFD">
        <w:rPr>
          <w:rFonts w:ascii="Times New Roman" w:eastAsia="宋体" w:hAnsi="Times New Roman"/>
          <w:sz w:val="21"/>
          <w:szCs w:val="21"/>
          <w:lang w:eastAsia="zh-CN"/>
        </w:rPr>
        <w:t>在我国绿色金融制度演进中，</w:t>
      </w:r>
      <w:r w:rsidR="00F72DFD">
        <w:rPr>
          <w:rFonts w:ascii="Times New Roman" w:eastAsia="宋体" w:hAnsi="Times New Roman"/>
          <w:sz w:val="21"/>
          <w:szCs w:val="21"/>
          <w:lang w:eastAsia="zh-CN"/>
        </w:rPr>
        <w:t>2012</w:t>
      </w:r>
      <w:r w:rsidR="00F72DFD">
        <w:rPr>
          <w:rFonts w:ascii="Times New Roman" w:eastAsia="宋体" w:hAnsi="Times New Roman"/>
          <w:sz w:val="21"/>
          <w:szCs w:val="21"/>
          <w:lang w:eastAsia="zh-CN"/>
        </w:rPr>
        <w:t>年原中国银监会发布《绿色信贷指引》，明确要求银行业金融机构</w:t>
      </w:r>
      <w:ins w:id="14" w:author="娄满榆" w:date="2026-03-19T23:25:00Z">
        <w:r>
          <w:rPr>
            <w:rFonts w:ascii="Times New Roman" w:eastAsia="宋体" w:hAnsi="Times New Roman" w:hint="eastAsia"/>
            <w:sz w:val="21"/>
            <w:szCs w:val="21"/>
            <w:lang w:eastAsia="zh-CN"/>
          </w:rPr>
          <w:t>“</w:t>
        </w:r>
      </w:ins>
      <w:del w:id="15" w:author="娄满榆" w:date="2026-03-19T23:25:00Z">
        <w:r w:rsidR="00F72DFD" w:rsidDel="00E36DB6">
          <w:rPr>
            <w:rFonts w:ascii="Times New Roman" w:eastAsia="宋体" w:hAnsi="Times New Roman"/>
            <w:sz w:val="21"/>
            <w:szCs w:val="21"/>
            <w:lang w:eastAsia="zh-CN"/>
          </w:rPr>
          <w:delText>“</w:delText>
        </w:r>
      </w:del>
      <w:r w:rsidR="00F72DFD">
        <w:rPr>
          <w:rFonts w:ascii="Times New Roman" w:eastAsia="宋体" w:hAnsi="Times New Roman"/>
          <w:sz w:val="21"/>
          <w:szCs w:val="21"/>
          <w:lang w:eastAsia="zh-CN"/>
        </w:rPr>
        <w:t>加大对绿色经济、低碳经济、循环经济的支持</w:t>
      </w:r>
      <w:ins w:id="16" w:author="娄满榆" w:date="2026-03-19T23:25:00Z">
        <w:r>
          <w:rPr>
            <w:rFonts w:ascii="Times New Roman" w:eastAsia="宋体" w:hAnsi="Times New Roman" w:hint="eastAsia"/>
            <w:sz w:val="21"/>
            <w:szCs w:val="21"/>
            <w:lang w:eastAsia="zh-CN"/>
          </w:rPr>
          <w:t>”</w:t>
        </w:r>
      </w:ins>
      <w:del w:id="17" w:author="娄满榆" w:date="2026-03-19T23:25:00Z">
        <w:r w:rsidR="00F72DFD" w:rsidDel="00E36DB6">
          <w:rPr>
            <w:rFonts w:ascii="Times New Roman" w:eastAsia="宋体" w:hAnsi="Times New Roman"/>
            <w:sz w:val="21"/>
            <w:szCs w:val="21"/>
            <w:lang w:eastAsia="zh-CN"/>
          </w:rPr>
          <w:delText>”</w:delText>
        </w:r>
      </w:del>
      <w:r w:rsidR="00F72DFD">
        <w:rPr>
          <w:rFonts w:ascii="Times New Roman" w:eastAsia="宋体" w:hAnsi="Times New Roman"/>
          <w:sz w:val="21"/>
          <w:szCs w:val="21"/>
          <w:lang w:eastAsia="zh-CN"/>
        </w:rPr>
        <w:t>，并将环境与社会风险纳入信贷业务全流程管理。这意味着环境约束开始从外部监管要求转化为银行内部信贷决策规则，绿色信贷也由一般性的政策倡议演进为具有明确规制含义的金融制度安排。（中国银行业监督管理委员会，</w:t>
      </w:r>
      <w:r w:rsidR="00F72DFD">
        <w:rPr>
          <w:rFonts w:ascii="Times New Roman" w:eastAsia="宋体" w:hAnsi="Times New Roman"/>
          <w:sz w:val="21"/>
          <w:szCs w:val="21"/>
          <w:lang w:eastAsia="zh-CN"/>
        </w:rPr>
        <w:t>2012</w:t>
      </w:r>
      <w:r w:rsidR="00F72DFD">
        <w:rPr>
          <w:rFonts w:ascii="Times New Roman" w:eastAsia="宋体" w:hAnsi="Times New Roman"/>
          <w:sz w:val="21"/>
          <w:szCs w:val="21"/>
          <w:lang w:eastAsia="zh-CN"/>
        </w:rPr>
        <w:t>）</w:t>
      </w:r>
    </w:p>
    <w:p w14:paraId="51A7539A"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从制度效果看，绿色信贷已经成为我国绿色金融体系中最重要的组成部分之一。根据《中华人民共和国</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2024</w:t>
      </w:r>
      <w:r>
        <w:rPr>
          <w:rFonts w:ascii="Times New Roman" w:eastAsia="宋体" w:hAnsi="Times New Roman"/>
          <w:sz w:val="21"/>
          <w:szCs w:val="21"/>
          <w:lang w:eastAsia="zh-CN"/>
        </w:rPr>
        <w:t>年末我国绿色贷款余额达到</w:t>
      </w:r>
      <w:r>
        <w:rPr>
          <w:rFonts w:ascii="Times New Roman" w:eastAsia="宋体" w:hAnsi="Times New Roman"/>
          <w:sz w:val="21"/>
          <w:szCs w:val="21"/>
          <w:lang w:eastAsia="zh-CN"/>
        </w:rPr>
        <w:t>36.6</w:t>
      </w:r>
      <w:r>
        <w:rPr>
          <w:rFonts w:ascii="Times New Roman" w:eastAsia="宋体" w:hAnsi="Times New Roman"/>
          <w:sz w:val="21"/>
          <w:szCs w:val="21"/>
          <w:lang w:eastAsia="zh-CN"/>
        </w:rPr>
        <w:t>万亿元，显示绿色信贷已从制度起点逐步走向规模化、常态化配置。因此，以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年《绿色信贷指引》为起点考察其对高碳行业尤其是煤炭行业的长期影响，既具有制度史意义，也具有现实政策价值。（国家统计局，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1B3F183C" w14:textId="24BBB3B6" w:rsidR="001C159B" w:rsidRDefault="00F72DFD">
      <w:pPr>
        <w:spacing w:after="0" w:line="360" w:lineRule="auto"/>
        <w:ind w:firstLine="420"/>
        <w:jc w:val="both"/>
        <w:rPr>
          <w:sz w:val="21"/>
          <w:szCs w:val="21"/>
          <w:lang w:eastAsia="zh-CN"/>
        </w:rPr>
      </w:pPr>
      <w:del w:id="18" w:author="娄满榆" w:date="2026-03-19T23:49:00Z">
        <w:r w:rsidDel="0005685B">
          <w:rPr>
            <w:rFonts w:ascii="Times New Roman" w:eastAsia="宋体" w:hAnsi="Times New Roman"/>
            <w:sz w:val="21"/>
            <w:szCs w:val="21"/>
            <w:lang w:eastAsia="zh-CN"/>
          </w:rPr>
          <w:delText>然而，</w:delText>
        </w:r>
      </w:del>
      <w:r>
        <w:rPr>
          <w:rFonts w:ascii="Times New Roman" w:eastAsia="宋体" w:hAnsi="Times New Roman"/>
          <w:sz w:val="21"/>
          <w:szCs w:val="21"/>
          <w:lang w:eastAsia="zh-CN"/>
        </w:rPr>
        <w:t>绿色信贷的政策效果</w:t>
      </w:r>
      <w:ins w:id="19" w:author="娄满榆" w:date="2026-03-19T23:49:00Z">
        <w:r w:rsidR="0005685B">
          <w:rPr>
            <w:rFonts w:ascii="Times New Roman" w:eastAsia="宋体" w:hAnsi="Times New Roman" w:hint="eastAsia"/>
            <w:sz w:val="21"/>
            <w:szCs w:val="21"/>
            <w:lang w:eastAsia="zh-CN"/>
          </w:rPr>
          <w:t>也体现在传统高排放企业上</w:t>
        </w:r>
      </w:ins>
      <w:del w:id="20" w:author="娄满榆" w:date="2026-03-19T23:49:00Z">
        <w:r w:rsidDel="0005685B">
          <w:rPr>
            <w:rFonts w:ascii="Times New Roman" w:eastAsia="宋体" w:hAnsi="Times New Roman"/>
            <w:sz w:val="21"/>
            <w:szCs w:val="21"/>
            <w:lang w:eastAsia="zh-CN"/>
          </w:rPr>
          <w:delText>并非天然单向</w:delText>
        </w:r>
      </w:del>
      <w:r>
        <w:rPr>
          <w:rFonts w:ascii="Times New Roman" w:eastAsia="宋体" w:hAnsi="Times New Roman"/>
          <w:sz w:val="21"/>
          <w:szCs w:val="21"/>
          <w:lang w:eastAsia="zh-CN"/>
        </w:rPr>
        <w:t>。一方面，绿色信贷通过授信约束、利率约束和信息披露要求</w:t>
      </w:r>
      <w:del w:id="21" w:author="娄满榆" w:date="2026-03-19T23:47:00Z">
        <w:r w:rsidDel="0005685B">
          <w:rPr>
            <w:rFonts w:ascii="Times New Roman" w:eastAsia="宋体" w:hAnsi="Times New Roman"/>
            <w:sz w:val="21"/>
            <w:szCs w:val="21"/>
            <w:lang w:eastAsia="zh-CN"/>
          </w:rPr>
          <w:delText>，</w:delText>
        </w:r>
      </w:del>
      <w:ins w:id="22" w:author="娄满榆" w:date="2026-03-19T23:47:00Z">
        <w:r w:rsidR="0005685B">
          <w:rPr>
            <w:rFonts w:ascii="Times New Roman" w:eastAsia="宋体" w:hAnsi="Times New Roman"/>
            <w:sz w:val="21"/>
            <w:szCs w:val="21"/>
            <w:lang w:eastAsia="zh-CN"/>
          </w:rPr>
          <w:t>倒逼</w:t>
        </w:r>
      </w:ins>
      <w:del w:id="23" w:author="娄满榆" w:date="2026-03-19T23:47:00Z">
        <w:r w:rsidDel="0005685B">
          <w:rPr>
            <w:rFonts w:ascii="Times New Roman" w:eastAsia="宋体" w:hAnsi="Times New Roman"/>
            <w:sz w:val="21"/>
            <w:szCs w:val="21"/>
            <w:lang w:eastAsia="zh-CN"/>
          </w:rPr>
          <w:delText>对</w:delText>
        </w:r>
      </w:del>
      <w:r>
        <w:rPr>
          <w:rFonts w:ascii="Times New Roman" w:eastAsia="宋体" w:hAnsi="Times New Roman"/>
          <w:sz w:val="21"/>
          <w:szCs w:val="21"/>
          <w:lang w:eastAsia="zh-CN"/>
        </w:rPr>
        <w:t>高污染、高耗能企业</w:t>
      </w:r>
      <w:ins w:id="24" w:author="娄满榆" w:date="2026-03-19T23:47:00Z">
        <w:r w:rsidR="0005685B">
          <w:rPr>
            <w:rFonts w:ascii="Times New Roman" w:eastAsia="宋体" w:hAnsi="Times New Roman" w:hint="eastAsia"/>
            <w:sz w:val="21"/>
            <w:szCs w:val="21"/>
            <w:lang w:eastAsia="zh-CN"/>
          </w:rPr>
          <w:t>，</w:t>
        </w:r>
      </w:ins>
      <w:r>
        <w:rPr>
          <w:rFonts w:ascii="Times New Roman" w:eastAsia="宋体" w:hAnsi="Times New Roman"/>
          <w:sz w:val="21"/>
          <w:szCs w:val="21"/>
          <w:lang w:eastAsia="zh-CN"/>
        </w:rPr>
        <w:t>形成</w:t>
      </w:r>
      <w:ins w:id="25" w:author="娄满榆" w:date="2026-03-19T23:47:00Z">
        <w:r w:rsidR="0005685B">
          <w:rPr>
            <w:rFonts w:ascii="Times New Roman" w:eastAsia="宋体" w:hAnsi="Times New Roman" w:hint="eastAsia"/>
            <w:sz w:val="21"/>
            <w:szCs w:val="21"/>
            <w:lang w:eastAsia="zh-CN"/>
          </w:rPr>
          <w:t>转型</w:t>
        </w:r>
      </w:ins>
      <w:del w:id="26" w:author="娄满榆" w:date="2026-03-19T23:47:00Z">
        <w:r w:rsidDel="0005685B">
          <w:rPr>
            <w:rFonts w:ascii="Times New Roman" w:eastAsia="宋体" w:hAnsi="Times New Roman"/>
            <w:sz w:val="21"/>
            <w:szCs w:val="21"/>
            <w:lang w:eastAsia="zh-CN"/>
          </w:rPr>
          <w:delText>倒逼</w:delText>
        </w:r>
      </w:del>
      <w:r>
        <w:rPr>
          <w:rFonts w:ascii="Times New Roman" w:eastAsia="宋体" w:hAnsi="Times New Roman"/>
          <w:sz w:val="21"/>
          <w:szCs w:val="21"/>
          <w:lang w:eastAsia="zh-CN"/>
        </w:rPr>
        <w:t>压力；另一方面，煤炭等高碳行业具有资本沉淀大、产业链条长、区域依赖度高的特征，若缺乏配套激励和差异化安排，</w:t>
      </w:r>
      <w:del w:id="27" w:author="娄满榆" w:date="2026-03-19T23:50:00Z">
        <w:r w:rsidDel="0005685B">
          <w:rPr>
            <w:rFonts w:ascii="Times New Roman" w:eastAsia="宋体" w:hAnsi="Times New Roman"/>
            <w:sz w:val="21"/>
            <w:szCs w:val="21"/>
            <w:lang w:eastAsia="zh-CN"/>
          </w:rPr>
          <w:delText>简单的</w:delText>
        </w:r>
      </w:del>
      <w:r>
        <w:rPr>
          <w:rFonts w:ascii="Times New Roman" w:eastAsia="宋体" w:hAnsi="Times New Roman"/>
          <w:sz w:val="21"/>
          <w:szCs w:val="21"/>
          <w:lang w:eastAsia="zh-CN"/>
        </w:rPr>
        <w:t>信贷收缩也可能带来技术升级受阻与融资挤压等问题。现有研究</w:t>
      </w:r>
      <w:del w:id="28" w:author="娄满榆" w:date="2026-03-19T23:50:00Z">
        <w:r w:rsidDel="0005685B">
          <w:rPr>
            <w:rFonts w:ascii="Times New Roman" w:eastAsia="宋体" w:hAnsi="Times New Roman"/>
            <w:sz w:val="21"/>
            <w:szCs w:val="21"/>
            <w:lang w:eastAsia="zh-CN"/>
          </w:rPr>
          <w:delText>已</w:delText>
        </w:r>
      </w:del>
      <w:r>
        <w:rPr>
          <w:rFonts w:ascii="Times New Roman" w:eastAsia="宋体" w:hAnsi="Times New Roman"/>
          <w:sz w:val="21"/>
          <w:szCs w:val="21"/>
          <w:lang w:eastAsia="zh-CN"/>
        </w:rPr>
        <w:t>发现，绿色信贷或绿色金融政策能够促进绿色创新和碳减排，</w:t>
      </w:r>
      <w:ins w:id="29" w:author="娄满榆" w:date="2026-03-19T23:50:00Z">
        <w:r w:rsidR="0005685B">
          <w:rPr>
            <w:rFonts w:ascii="Times New Roman" w:eastAsia="宋体" w:hAnsi="Times New Roman" w:hint="eastAsia"/>
            <w:sz w:val="21"/>
            <w:szCs w:val="21"/>
            <w:lang w:eastAsia="zh-CN"/>
          </w:rPr>
          <w:t>同时</w:t>
        </w:r>
      </w:ins>
      <w:del w:id="30" w:author="娄满榆" w:date="2026-03-19T23:50:00Z">
        <w:r w:rsidDel="0005685B">
          <w:rPr>
            <w:rFonts w:ascii="Times New Roman" w:eastAsia="宋体" w:hAnsi="Times New Roman"/>
            <w:sz w:val="21"/>
            <w:szCs w:val="21"/>
            <w:lang w:eastAsia="zh-CN"/>
          </w:rPr>
          <w:delText>但</w:delText>
        </w:r>
      </w:del>
      <w:r>
        <w:rPr>
          <w:rFonts w:ascii="Times New Roman" w:eastAsia="宋体" w:hAnsi="Times New Roman"/>
          <w:sz w:val="21"/>
          <w:szCs w:val="21"/>
          <w:lang w:eastAsia="zh-CN"/>
        </w:rPr>
        <w:t>也可能在部分高耗能企业中造成研发投入与全要素生产率下降。（刘锦华等，</w:t>
      </w:r>
      <w:r>
        <w:rPr>
          <w:rFonts w:ascii="Times New Roman" w:eastAsia="宋体" w:hAnsi="Times New Roman"/>
          <w:sz w:val="21"/>
          <w:szCs w:val="21"/>
          <w:lang w:eastAsia="zh-CN"/>
        </w:rPr>
        <w:t>2024</w:t>
      </w:r>
      <w:r>
        <w:rPr>
          <w:rFonts w:ascii="Times New Roman" w:eastAsia="宋体" w:hAnsi="Times New Roman"/>
          <w:sz w:val="21"/>
          <w:szCs w:val="21"/>
          <w:lang w:eastAsia="zh-CN"/>
        </w:rPr>
        <w:t>；李慧等，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r>
        <w:rPr>
          <w:rFonts w:ascii="Times New Roman" w:eastAsia="宋体" w:hAnsi="Times New Roman"/>
          <w:sz w:val="21"/>
          <w:szCs w:val="21"/>
          <w:lang w:eastAsia="zh-CN"/>
        </w:rPr>
        <w:t>Wen et al.</w:t>
      </w:r>
      <w:r>
        <w:rPr>
          <w:rFonts w:ascii="Times New Roman" w:eastAsia="宋体" w:hAnsi="Times New Roman"/>
          <w:sz w:val="21"/>
          <w:szCs w:val="21"/>
          <w:lang w:eastAsia="zh-CN"/>
        </w:rPr>
        <w:t>，</w:t>
      </w:r>
      <w:r>
        <w:rPr>
          <w:rFonts w:ascii="Times New Roman" w:eastAsia="宋体" w:hAnsi="Times New Roman"/>
          <w:sz w:val="21"/>
          <w:szCs w:val="21"/>
          <w:lang w:eastAsia="zh-CN"/>
        </w:rPr>
        <w:t>2021</w:t>
      </w:r>
      <w:r>
        <w:rPr>
          <w:rFonts w:ascii="Times New Roman" w:eastAsia="宋体" w:hAnsi="Times New Roman"/>
          <w:sz w:val="21"/>
          <w:szCs w:val="21"/>
          <w:lang w:eastAsia="zh-CN"/>
        </w:rPr>
        <w:t>）</w:t>
      </w:r>
    </w:p>
    <w:p w14:paraId="5E916EBE"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（二）研究对象</w:t>
      </w:r>
    </w:p>
    <w:p w14:paraId="0C524AAA" w14:textId="2BB1A7F1" w:rsidR="001C159B" w:rsidDel="0005685B" w:rsidRDefault="00F72DFD">
      <w:pPr>
        <w:spacing w:after="0" w:line="360" w:lineRule="auto"/>
        <w:ind w:firstLineChars="200" w:firstLine="420"/>
        <w:jc w:val="both"/>
        <w:rPr>
          <w:del w:id="31" w:author="娄满榆" w:date="2026-03-19T23:52:00Z"/>
          <w:rFonts w:ascii="Times New Roman" w:eastAsia="宋体" w:hAnsi="Times New Roman"/>
          <w:sz w:val="21"/>
          <w:szCs w:val="21"/>
          <w:lang w:eastAsia="zh-CN"/>
        </w:rPr>
        <w:pPrChange w:id="32" w:author="娄满榆" w:date="2026-03-20T00:00:00Z">
          <w:pPr>
            <w:spacing w:after="0" w:line="360" w:lineRule="auto"/>
            <w:ind w:firstLine="420"/>
            <w:jc w:val="both"/>
          </w:pPr>
        </w:pPrChange>
      </w:pPr>
      <w:r>
        <w:rPr>
          <w:rFonts w:ascii="Times New Roman" w:eastAsia="宋体" w:hAnsi="Times New Roman"/>
          <w:sz w:val="21"/>
          <w:szCs w:val="21"/>
          <w:lang w:eastAsia="zh-CN"/>
        </w:rPr>
        <w:t>本文选择山西省与内蒙古自治区作为研究对象，</w:t>
      </w:r>
      <w:ins w:id="33" w:author="娄满榆" w:date="2026-03-19T23:51:00Z">
        <w:r w:rsidR="0005685B">
          <w:rPr>
            <w:rFonts w:ascii="Times New Roman" w:eastAsia="宋体" w:hAnsi="Times New Roman" w:hint="eastAsia"/>
            <w:sz w:val="21"/>
            <w:szCs w:val="21"/>
            <w:lang w:eastAsia="zh-CN"/>
          </w:rPr>
          <w:t>主要</w:t>
        </w:r>
      </w:ins>
      <w:del w:id="34" w:author="娄满榆" w:date="2026-03-19T23:51:00Z">
        <w:r w:rsidDel="0005685B">
          <w:rPr>
            <w:rFonts w:ascii="Times New Roman" w:eastAsia="宋体" w:hAnsi="Times New Roman"/>
            <w:sz w:val="21"/>
            <w:szCs w:val="21"/>
            <w:lang w:eastAsia="zh-CN"/>
          </w:rPr>
          <w:delText>首先是</w:delText>
        </w:r>
      </w:del>
      <w:r>
        <w:rPr>
          <w:rFonts w:ascii="Times New Roman" w:eastAsia="宋体" w:hAnsi="Times New Roman"/>
          <w:sz w:val="21"/>
          <w:szCs w:val="21"/>
          <w:lang w:eastAsia="zh-CN"/>
        </w:rPr>
        <w:t>因为</w:t>
      </w:r>
      <w:del w:id="35" w:author="娄满榆" w:date="2026-03-19T23:58:00Z">
        <w:r w:rsidDel="00236F9A">
          <w:rPr>
            <w:rFonts w:ascii="Times New Roman" w:eastAsia="宋体" w:hAnsi="Times New Roman"/>
            <w:sz w:val="21"/>
            <w:szCs w:val="21"/>
            <w:lang w:eastAsia="zh-CN"/>
          </w:rPr>
          <w:delText>二者在全国能源版图中具有突出的典型性。</w:delText>
        </w:r>
      </w:del>
      <w:ins w:id="36" w:author="娄满榆" w:date="2026-03-19T23:52:00Z">
        <w:r w:rsidR="0005685B" w:rsidRPr="0005685B">
          <w:rPr>
            <w:rFonts w:ascii="Times New Roman" w:eastAsia="宋体" w:hAnsi="Times New Roman" w:hint="eastAsia"/>
            <w:sz w:val="21"/>
            <w:szCs w:val="21"/>
            <w:lang w:eastAsia="zh-CN"/>
          </w:rPr>
          <w:t>两地</w:t>
        </w:r>
      </w:ins>
      <w:ins w:id="37" w:author="娄满榆" w:date="2026-03-19T23:58:00Z">
        <w:r w:rsidR="00236F9A">
          <w:rPr>
            <w:rFonts w:ascii="Times New Roman" w:eastAsia="宋体" w:hAnsi="Times New Roman" w:hint="eastAsia"/>
            <w:sz w:val="21"/>
            <w:szCs w:val="21"/>
            <w:lang w:eastAsia="zh-CN"/>
          </w:rPr>
          <w:t>既是</w:t>
        </w:r>
      </w:ins>
      <w:ins w:id="38" w:author="娄满榆" w:date="2026-03-19T23:52:00Z">
        <w:r w:rsidR="0005685B" w:rsidRPr="0005685B">
          <w:rPr>
            <w:rFonts w:ascii="Times New Roman" w:eastAsia="宋体" w:hAnsi="Times New Roman" w:hint="eastAsia"/>
            <w:sz w:val="21"/>
            <w:szCs w:val="21"/>
            <w:lang w:eastAsia="zh-CN"/>
          </w:rPr>
          <w:t>我国煤炭供给核心区域，</w:t>
        </w:r>
      </w:ins>
      <w:ins w:id="39" w:author="娄满榆" w:date="2026-03-19T23:58:00Z">
        <w:r w:rsidR="00236F9A">
          <w:rPr>
            <w:rFonts w:ascii="Times New Roman" w:eastAsia="宋体" w:hAnsi="Times New Roman" w:hint="eastAsia"/>
            <w:sz w:val="21"/>
            <w:szCs w:val="21"/>
            <w:lang w:eastAsia="zh-CN"/>
          </w:rPr>
          <w:t>又在资源禀赋和转型基础上有明显差异</w:t>
        </w:r>
      </w:ins>
      <w:ins w:id="40" w:author="娄满榆" w:date="2026-03-19T23:59:00Z">
        <w:r w:rsidR="00236F9A">
          <w:rPr>
            <w:rFonts w:ascii="Times New Roman" w:eastAsia="宋体" w:hAnsi="Times New Roman" w:hint="eastAsia"/>
            <w:sz w:val="21"/>
            <w:szCs w:val="21"/>
            <w:lang w:eastAsia="zh-CN"/>
          </w:rPr>
          <w:t>。两地</w:t>
        </w:r>
      </w:ins>
      <w:ins w:id="41" w:author="娄满榆" w:date="2026-03-19T23:52:00Z">
        <w:r w:rsidR="0005685B" w:rsidRPr="0005685B">
          <w:rPr>
            <w:rFonts w:ascii="Times New Roman" w:eastAsia="宋体" w:hAnsi="Times New Roman" w:hint="eastAsia"/>
            <w:sz w:val="21"/>
            <w:szCs w:val="21"/>
            <w:lang w:eastAsia="zh-CN"/>
          </w:rPr>
          <w:t>能源生产和供给体系对煤炭依赖程度较高，因此更能</w:t>
        </w:r>
      </w:ins>
      <w:ins w:id="42" w:author="娄满榆" w:date="2026-03-19T23:59:00Z">
        <w:r w:rsidR="00236F9A">
          <w:rPr>
            <w:rFonts w:ascii="Times New Roman" w:eastAsia="宋体" w:hAnsi="Times New Roman" w:hint="eastAsia"/>
            <w:sz w:val="21"/>
            <w:szCs w:val="21"/>
            <w:lang w:eastAsia="zh-CN"/>
          </w:rPr>
          <w:t>集中</w:t>
        </w:r>
      </w:ins>
      <w:ins w:id="43" w:author="娄满榆" w:date="2026-03-19T23:52:00Z">
        <w:r w:rsidR="0005685B" w:rsidRPr="0005685B">
          <w:rPr>
            <w:rFonts w:ascii="Times New Roman" w:eastAsia="宋体" w:hAnsi="Times New Roman" w:hint="eastAsia"/>
            <w:sz w:val="21"/>
            <w:szCs w:val="21"/>
            <w:lang w:eastAsia="zh-CN"/>
          </w:rPr>
          <w:t>体现绿色信贷政策在高碳约束较强地区的传导机制与转型效应。</w:t>
        </w:r>
      </w:ins>
      <w:del w:id="44" w:author="娄满榆" w:date="2026-03-19T23:52:00Z">
        <w:r w:rsidDel="0005685B">
          <w:rPr>
            <w:rFonts w:ascii="Times New Roman" w:eastAsia="宋体" w:hAnsi="Times New Roman"/>
            <w:sz w:val="21"/>
            <w:szCs w:val="21"/>
            <w:lang w:eastAsia="zh-CN"/>
          </w:rPr>
          <w:delText>山西和内蒙古长期处于我国煤炭供给核心区域，煤炭产业不仅关系地方工业增长，也深度嵌入财政收入、就业结构和上下游产业组织之中。因此，晋蒙并非一般意义上的区域样本，而是观察中国资源型地区绿色转型的重要窗口。</w:delText>
        </w:r>
      </w:del>
    </w:p>
    <w:p w14:paraId="0F6F7809" w14:textId="2573A63E" w:rsidR="00236F9A" w:rsidRDefault="0005685B">
      <w:pPr>
        <w:spacing w:after="0" w:line="360" w:lineRule="auto"/>
        <w:ind w:firstLineChars="200" w:firstLine="420"/>
        <w:jc w:val="both"/>
        <w:rPr>
          <w:ins w:id="45" w:author="娄满榆" w:date="2026-03-20T00:00:00Z"/>
          <w:rFonts w:ascii="Times New Roman" w:eastAsia="宋体" w:hAnsi="Times New Roman"/>
          <w:sz w:val="21"/>
          <w:szCs w:val="21"/>
          <w:lang w:eastAsia="zh-CN"/>
        </w:rPr>
        <w:pPrChange w:id="46" w:author="娄满榆" w:date="2026-03-20T00:00:00Z">
          <w:pPr>
            <w:spacing w:after="0" w:line="360" w:lineRule="auto"/>
            <w:jc w:val="both"/>
          </w:pPr>
        </w:pPrChange>
      </w:pPr>
      <w:ins w:id="47" w:author="娄满榆" w:date="2026-03-19T23:53:00Z">
        <w:r>
          <w:rPr>
            <w:rFonts w:ascii="Times New Roman" w:eastAsia="宋体" w:hAnsi="Times New Roman"/>
            <w:sz w:val="21"/>
            <w:szCs w:val="21"/>
            <w:lang w:eastAsia="zh-CN"/>
          </w:rPr>
          <w:t>虽然</w:t>
        </w:r>
      </w:ins>
      <w:del w:id="48" w:author="娄满榆" w:date="2026-03-19T23:53:00Z">
        <w:r w:rsidR="00F72DFD" w:rsidDel="0005685B">
          <w:rPr>
            <w:rFonts w:ascii="Times New Roman" w:eastAsia="宋体" w:hAnsi="Times New Roman"/>
            <w:sz w:val="21"/>
            <w:szCs w:val="21"/>
            <w:lang w:eastAsia="zh-CN"/>
          </w:rPr>
          <w:delText>更重要的是，</w:delText>
        </w:r>
      </w:del>
      <w:r w:rsidR="00F72DFD">
        <w:rPr>
          <w:rFonts w:ascii="Times New Roman" w:eastAsia="宋体" w:hAnsi="Times New Roman"/>
          <w:sz w:val="21"/>
          <w:szCs w:val="21"/>
          <w:lang w:eastAsia="zh-CN"/>
        </w:rPr>
        <w:t>晋蒙</w:t>
      </w:r>
      <w:del w:id="49" w:author="娄满榆" w:date="2026-03-19T23:53:00Z">
        <w:r w:rsidR="00F72DFD" w:rsidDel="0005685B">
          <w:rPr>
            <w:rFonts w:ascii="Times New Roman" w:eastAsia="宋体" w:hAnsi="Times New Roman"/>
            <w:sz w:val="21"/>
            <w:szCs w:val="21"/>
            <w:lang w:eastAsia="zh-CN"/>
          </w:rPr>
          <w:delText>虽然</w:delText>
        </w:r>
      </w:del>
      <w:r w:rsidR="00F72DFD">
        <w:rPr>
          <w:rFonts w:ascii="Times New Roman" w:eastAsia="宋体" w:hAnsi="Times New Roman"/>
          <w:sz w:val="21"/>
          <w:szCs w:val="21"/>
          <w:lang w:eastAsia="zh-CN"/>
        </w:rPr>
        <w:t>同属煤炭主产区，</w:t>
      </w:r>
      <w:ins w:id="50" w:author="娄满榆" w:date="2026-03-19T23:53:00Z">
        <w:r>
          <w:rPr>
            <w:rFonts w:ascii="Times New Roman" w:eastAsia="宋体" w:hAnsi="Times New Roman" w:hint="eastAsia"/>
            <w:sz w:val="21"/>
            <w:szCs w:val="21"/>
            <w:lang w:eastAsia="zh-CN"/>
          </w:rPr>
          <w:t>但各自</w:t>
        </w:r>
      </w:ins>
      <w:del w:id="51" w:author="娄满榆" w:date="2026-03-19T23:53:00Z">
        <w:r w:rsidR="00F72DFD" w:rsidDel="0005685B">
          <w:rPr>
            <w:rFonts w:ascii="Times New Roman" w:eastAsia="宋体" w:hAnsi="Times New Roman"/>
            <w:sz w:val="21"/>
            <w:szCs w:val="21"/>
            <w:lang w:eastAsia="zh-CN"/>
          </w:rPr>
          <w:delText>却并不遵循同一种</w:delText>
        </w:r>
      </w:del>
      <w:r w:rsidR="00F72DFD">
        <w:rPr>
          <w:rFonts w:ascii="Times New Roman" w:eastAsia="宋体" w:hAnsi="Times New Roman"/>
          <w:sz w:val="21"/>
          <w:szCs w:val="21"/>
          <w:lang w:eastAsia="zh-CN"/>
        </w:rPr>
        <w:t>转型逻辑</w:t>
      </w:r>
      <w:ins w:id="52" w:author="娄满榆" w:date="2026-03-19T23:53:00Z">
        <w:r>
          <w:rPr>
            <w:rFonts w:ascii="Times New Roman" w:eastAsia="宋体" w:hAnsi="Times New Roman" w:hint="eastAsia"/>
            <w:sz w:val="21"/>
            <w:szCs w:val="21"/>
            <w:lang w:eastAsia="zh-CN"/>
          </w:rPr>
          <w:t>有所区别</w:t>
        </w:r>
      </w:ins>
      <w:ins w:id="53" w:author="娄满榆" w:date="2026-03-19T23:59:00Z">
        <w:r w:rsidR="00236F9A">
          <w:rPr>
            <w:rFonts w:ascii="Times New Roman" w:eastAsia="宋体" w:hAnsi="Times New Roman" w:hint="eastAsia"/>
            <w:sz w:val="21"/>
            <w:szCs w:val="21"/>
            <w:lang w:eastAsia="zh-CN"/>
          </w:rPr>
          <w:t>，对</w:t>
        </w:r>
      </w:ins>
      <w:ins w:id="54" w:author="娄满榆" w:date="2026-03-20T00:00:00Z">
        <w:r w:rsidR="00236F9A">
          <w:rPr>
            <w:rFonts w:ascii="Times New Roman" w:eastAsia="宋体" w:hAnsi="Times New Roman" w:hint="eastAsia"/>
            <w:sz w:val="21"/>
            <w:szCs w:val="21"/>
            <w:lang w:eastAsia="zh-CN"/>
          </w:rPr>
          <w:t>绿色转型路径和绿色信贷政策的</w:t>
        </w:r>
      </w:ins>
      <w:ins w:id="55" w:author="娄满榆" w:date="2026-03-20T00:23:00Z">
        <w:r w:rsidR="00C26C83">
          <w:rPr>
            <w:rFonts w:ascii="Times New Roman" w:eastAsia="宋体" w:hAnsi="Times New Roman" w:hint="eastAsia"/>
            <w:sz w:val="21"/>
            <w:szCs w:val="21"/>
            <w:lang w:eastAsia="zh-CN"/>
          </w:rPr>
          <w:t>响</w:t>
        </w:r>
      </w:ins>
      <w:ins w:id="56" w:author="娄满榆" w:date="2026-03-20T00:00:00Z">
        <w:r w:rsidR="00236F9A">
          <w:rPr>
            <w:rFonts w:ascii="Times New Roman" w:eastAsia="宋体" w:hAnsi="Times New Roman" w:hint="eastAsia"/>
            <w:sz w:val="21"/>
            <w:szCs w:val="21"/>
            <w:lang w:eastAsia="zh-CN"/>
          </w:rPr>
          <w:t>应方式亦可能存在不同。</w:t>
        </w:r>
      </w:ins>
    </w:p>
    <w:p w14:paraId="4C0714DA" w14:textId="3FD5FD9E" w:rsidR="001C159B" w:rsidRDefault="00F72DFD">
      <w:pPr>
        <w:spacing w:after="0" w:line="360" w:lineRule="auto"/>
        <w:ind w:firstLineChars="200" w:firstLine="420"/>
        <w:jc w:val="both"/>
        <w:rPr>
          <w:sz w:val="21"/>
          <w:szCs w:val="21"/>
          <w:lang w:eastAsia="zh-CN"/>
        </w:rPr>
        <w:pPrChange w:id="57" w:author="娄满榆" w:date="2026-03-20T00:00:00Z">
          <w:pPr>
            <w:spacing w:after="0" w:line="360" w:lineRule="auto"/>
            <w:ind w:firstLine="420"/>
            <w:jc w:val="both"/>
          </w:pPr>
        </w:pPrChange>
      </w:pPr>
      <w:del w:id="58" w:author="娄满榆" w:date="2026-03-19T23:59:00Z">
        <w:r w:rsidDel="00236F9A">
          <w:rPr>
            <w:rFonts w:ascii="Times New Roman" w:eastAsia="宋体" w:hAnsi="Times New Roman"/>
            <w:sz w:val="21"/>
            <w:szCs w:val="21"/>
            <w:lang w:eastAsia="zh-CN"/>
          </w:rPr>
          <w:lastRenderedPageBreak/>
          <w:delText>。</w:delText>
        </w:r>
      </w:del>
      <w:r>
        <w:rPr>
          <w:rFonts w:ascii="Times New Roman" w:eastAsia="宋体" w:hAnsi="Times New Roman"/>
          <w:sz w:val="21"/>
          <w:szCs w:val="21"/>
          <w:lang w:eastAsia="zh-CN"/>
        </w:rPr>
        <w:t>山西的突出特征在于煤焦钢电等传统高碳产业链耦合程度高，既有资本沉淀深、路径依赖强，因而其低碳转型更</w:t>
      </w:r>
      <w:r>
        <w:rPr>
          <w:rFonts w:ascii="Times New Roman" w:eastAsia="宋体" w:hAnsi="Times New Roman" w:hint="eastAsia"/>
          <w:sz w:val="21"/>
          <w:szCs w:val="21"/>
          <w:lang w:eastAsia="zh-CN"/>
        </w:rPr>
        <w:t>倾向于</w:t>
      </w:r>
      <w:r>
        <w:rPr>
          <w:rFonts w:ascii="Times New Roman" w:eastAsia="宋体" w:hAnsi="Times New Roman"/>
          <w:sz w:val="21"/>
          <w:szCs w:val="21"/>
          <w:lang w:eastAsia="zh-CN"/>
        </w:rPr>
        <w:t>围绕既有工业体系展开。根据《山西省</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2024</w:t>
      </w:r>
      <w:r>
        <w:rPr>
          <w:rFonts w:ascii="Times New Roman" w:eastAsia="宋体" w:hAnsi="Times New Roman"/>
          <w:sz w:val="21"/>
          <w:szCs w:val="21"/>
          <w:lang w:eastAsia="zh-CN"/>
        </w:rPr>
        <w:t>年山西原煤产量为</w:t>
      </w:r>
      <w:r>
        <w:rPr>
          <w:rFonts w:ascii="Times New Roman" w:eastAsia="宋体" w:hAnsi="Times New Roman"/>
          <w:sz w:val="21"/>
          <w:szCs w:val="21"/>
          <w:lang w:eastAsia="zh-CN"/>
        </w:rPr>
        <w:t>127875.2</w:t>
      </w:r>
      <w:r>
        <w:rPr>
          <w:rFonts w:ascii="Times New Roman" w:eastAsia="宋体" w:hAnsi="Times New Roman"/>
          <w:sz w:val="21"/>
          <w:szCs w:val="21"/>
          <w:lang w:eastAsia="zh-CN"/>
        </w:rPr>
        <w:t>万吨、焦炭产量为</w:t>
      </w:r>
      <w:r>
        <w:rPr>
          <w:rFonts w:ascii="Times New Roman" w:eastAsia="宋体" w:hAnsi="Times New Roman"/>
          <w:sz w:val="21"/>
          <w:szCs w:val="21"/>
          <w:lang w:eastAsia="zh-CN"/>
        </w:rPr>
        <w:t>9211.6</w:t>
      </w:r>
      <w:r>
        <w:rPr>
          <w:rFonts w:ascii="Times New Roman" w:eastAsia="宋体" w:hAnsi="Times New Roman"/>
          <w:sz w:val="21"/>
          <w:szCs w:val="21"/>
          <w:lang w:eastAsia="zh-CN"/>
        </w:rPr>
        <w:t>万吨，表明其传统能源与重化工业底盘依然厚重；同时，</w:t>
      </w:r>
      <w:r w:rsidRPr="00236F9A">
        <w:rPr>
          <w:rFonts w:ascii="Times New Roman" w:eastAsia="宋体" w:hAnsi="Times New Roman"/>
          <w:sz w:val="21"/>
          <w:szCs w:val="21"/>
          <w:lang w:eastAsia="zh-CN"/>
        </w:rPr>
        <w:t>年末全省发电装机容量中，并网风电、并网太阳能和水电合计已接近一半，</w:t>
      </w:r>
      <w:r>
        <w:rPr>
          <w:rFonts w:ascii="Times New Roman" w:eastAsia="宋体" w:hAnsi="Times New Roman"/>
          <w:sz w:val="21"/>
          <w:szCs w:val="21"/>
          <w:lang w:eastAsia="zh-CN"/>
        </w:rPr>
        <w:t>显示其正在传统能源底座之上推进新旧能源并轨转换。（山西省统计局、国家统计局山西调查总队，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46B7D8C5" w14:textId="36185D5A"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相比之下，内蒙古的突出优势在于风能、太阳能等新能源资源更为丰裕，具备更大的绿电替代和增量能源重构潜力。国家能源局公开信息显示，</w:t>
      </w:r>
      <w:r w:rsidRPr="00236F9A">
        <w:rPr>
          <w:rFonts w:ascii="Times New Roman" w:eastAsia="宋体" w:hAnsi="Times New Roman"/>
          <w:sz w:val="21"/>
          <w:szCs w:val="21"/>
          <w:lang w:eastAsia="zh-CN"/>
        </w:rPr>
        <w:t>截至</w:t>
      </w:r>
      <w:r w:rsidRPr="00C26C83">
        <w:rPr>
          <w:rFonts w:ascii="Times New Roman" w:eastAsia="宋体" w:hAnsi="Times New Roman"/>
          <w:sz w:val="21"/>
          <w:szCs w:val="21"/>
          <w:lang w:eastAsia="zh-CN"/>
        </w:rPr>
        <w:t>2024</w:t>
      </w:r>
      <w:r w:rsidRPr="00C26C83">
        <w:rPr>
          <w:rFonts w:ascii="Times New Roman" w:eastAsia="宋体" w:hAnsi="Times New Roman"/>
          <w:sz w:val="21"/>
          <w:szCs w:val="21"/>
          <w:lang w:eastAsia="zh-CN"/>
        </w:rPr>
        <w:t>年底，内蒙古</w:t>
      </w:r>
      <w:r w:rsidRPr="008611E0">
        <w:rPr>
          <w:rFonts w:ascii="Times New Roman" w:eastAsia="宋体" w:hAnsi="Times New Roman"/>
          <w:sz w:val="21"/>
          <w:szCs w:val="21"/>
          <w:lang w:eastAsia="zh-CN"/>
        </w:rPr>
        <w:t>新能源装机达</w:t>
      </w:r>
      <w:r w:rsidRPr="00236F9A">
        <w:rPr>
          <w:rFonts w:ascii="Times New Roman" w:eastAsia="宋体" w:hAnsi="Times New Roman"/>
          <w:sz w:val="21"/>
          <w:szCs w:val="21"/>
          <w:lang w:eastAsia="zh-CN"/>
        </w:rPr>
        <w:t>1.35</w:t>
      </w:r>
      <w:r w:rsidRPr="00236F9A">
        <w:rPr>
          <w:rFonts w:ascii="Times New Roman" w:eastAsia="宋体" w:hAnsi="Times New Roman" w:hint="eastAsia"/>
          <w:sz w:val="21"/>
          <w:szCs w:val="21"/>
          <w:lang w:eastAsia="zh-CN"/>
        </w:rPr>
        <w:t>亿千瓦，</w:t>
      </w:r>
      <w:r>
        <w:rPr>
          <w:rFonts w:ascii="Times New Roman" w:eastAsia="宋体" w:hAnsi="Times New Roman"/>
          <w:sz w:val="21"/>
          <w:szCs w:val="21"/>
          <w:lang w:eastAsia="zh-CN"/>
        </w:rPr>
        <w:t>已经超过火电装机，这说明其具备较强的能源结构替代基础。</w:t>
      </w:r>
      <w:ins w:id="59" w:author="娄满榆" w:date="2026-03-19T23:44:00Z">
        <w:r w:rsidR="0005685B">
          <w:rPr>
            <w:rFonts w:ascii="Times New Roman" w:eastAsia="宋体" w:hAnsi="Times New Roman" w:hint="eastAsia"/>
            <w:sz w:val="21"/>
            <w:szCs w:val="21"/>
            <w:lang w:eastAsia="zh-CN"/>
          </w:rPr>
          <w:t>基于上述资源禀赋和能源结构差异，内蒙古在绿色信贷政策</w:t>
        </w:r>
      </w:ins>
      <w:ins w:id="60" w:author="娄满榆" w:date="2026-03-20T00:46:00Z">
        <w:r w:rsidR="00A143D4">
          <w:rPr>
            <w:rFonts w:ascii="Times New Roman" w:eastAsia="宋体" w:hAnsi="Times New Roman" w:hint="eastAsia"/>
            <w:sz w:val="21"/>
            <w:szCs w:val="21"/>
            <w:lang w:eastAsia="zh-CN"/>
          </w:rPr>
          <w:t>作用</w:t>
        </w:r>
      </w:ins>
      <w:ins w:id="61" w:author="娄满榆" w:date="2026-03-19T23:44:00Z">
        <w:r w:rsidR="0005685B">
          <w:rPr>
            <w:rFonts w:ascii="Times New Roman" w:eastAsia="宋体" w:hAnsi="Times New Roman" w:hint="eastAsia"/>
            <w:sz w:val="21"/>
            <w:szCs w:val="21"/>
            <w:lang w:eastAsia="zh-CN"/>
          </w:rPr>
          <w:t>下，理论上</w:t>
        </w:r>
      </w:ins>
      <w:ins w:id="62" w:author="娄满榆" w:date="2026-03-19T23:45:00Z">
        <w:r w:rsidR="0005685B">
          <w:rPr>
            <w:rFonts w:ascii="Times New Roman" w:eastAsia="宋体" w:hAnsi="Times New Roman" w:hint="eastAsia"/>
            <w:sz w:val="21"/>
            <w:szCs w:val="21"/>
            <w:lang w:eastAsia="zh-CN"/>
          </w:rPr>
          <w:t>更可能通过新能源扩张和绿电替代</w:t>
        </w:r>
      </w:ins>
      <w:ins w:id="63" w:author="娄满榆" w:date="2026-03-20T00:47:00Z">
        <w:r w:rsidR="00A143D4">
          <w:rPr>
            <w:rFonts w:ascii="Times New Roman" w:eastAsia="宋体" w:hAnsi="Times New Roman" w:hint="eastAsia"/>
            <w:sz w:val="21"/>
            <w:szCs w:val="21"/>
            <w:lang w:eastAsia="zh-CN"/>
          </w:rPr>
          <w:t>，</w:t>
        </w:r>
      </w:ins>
      <w:ins w:id="64" w:author="娄满榆" w:date="2026-03-19T23:45:00Z">
        <w:r w:rsidR="0005685B">
          <w:rPr>
            <w:rFonts w:ascii="Times New Roman" w:eastAsia="宋体" w:hAnsi="Times New Roman" w:hint="eastAsia"/>
            <w:sz w:val="21"/>
            <w:szCs w:val="21"/>
            <w:lang w:eastAsia="zh-CN"/>
          </w:rPr>
          <w:t>释放增量调整空间</w:t>
        </w:r>
      </w:ins>
      <w:ins w:id="65" w:author="娄满榆" w:date="2026-03-19T23:46:00Z">
        <w:r w:rsidR="0005685B">
          <w:rPr>
            <w:rFonts w:ascii="Times New Roman" w:eastAsia="宋体" w:hAnsi="Times New Roman" w:hint="eastAsia"/>
            <w:sz w:val="21"/>
            <w:szCs w:val="21"/>
            <w:lang w:eastAsia="zh-CN"/>
          </w:rPr>
          <w:t>，实现与山西侧重存量优化的模式不同的转型路径。</w:t>
        </w:r>
      </w:ins>
      <w:del w:id="66" w:author="娄满榆" w:date="2026-03-19T23:44:00Z">
        <w:r w:rsidDel="00755DD5">
          <w:rPr>
            <w:rFonts w:ascii="Times New Roman" w:eastAsia="宋体" w:hAnsi="Times New Roman"/>
            <w:sz w:val="21"/>
            <w:szCs w:val="21"/>
            <w:lang w:eastAsia="zh-CN"/>
          </w:rPr>
          <w:delText>但就本文实证识别而言，更稳妥的判断是：内蒙古在政策后表现出更强的后发改善特征，而结构替代效应尚未被当前结果清晰捕捉。</w:delText>
        </w:r>
      </w:del>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1603D4C9" w14:textId="067ED458" w:rsidR="001C159B" w:rsidRDefault="00236F9A">
      <w:pPr>
        <w:spacing w:after="0" w:line="360" w:lineRule="auto"/>
        <w:ind w:firstLine="420"/>
        <w:jc w:val="both"/>
        <w:rPr>
          <w:sz w:val="21"/>
          <w:szCs w:val="21"/>
          <w:lang w:eastAsia="zh-CN"/>
        </w:rPr>
      </w:pPr>
      <w:ins w:id="67" w:author="娄满榆" w:date="2026-03-20T00:02:00Z">
        <w:r>
          <w:rPr>
            <w:rFonts w:ascii="Times New Roman" w:eastAsia="宋体" w:hAnsi="Times New Roman" w:hint="eastAsia"/>
            <w:sz w:val="21"/>
            <w:szCs w:val="21"/>
            <w:lang w:eastAsia="zh-CN"/>
          </w:rPr>
          <w:t>山西与内蒙古之所以具有较强的研究价值，正</w:t>
        </w:r>
      </w:ins>
      <w:ins w:id="68" w:author="娄满榆" w:date="2026-03-20T00:03:00Z">
        <w:r>
          <w:rPr>
            <w:rFonts w:ascii="Times New Roman" w:eastAsia="宋体" w:hAnsi="Times New Roman" w:hint="eastAsia"/>
            <w:sz w:val="21"/>
            <w:szCs w:val="21"/>
            <w:lang w:eastAsia="zh-CN"/>
          </w:rPr>
          <w:t>在于</w:t>
        </w:r>
      </w:ins>
      <w:ins w:id="69" w:author="娄满榆" w:date="2026-03-20T00:02:00Z">
        <w:r>
          <w:rPr>
            <w:rFonts w:ascii="Times New Roman" w:eastAsia="宋体" w:hAnsi="Times New Roman" w:hint="eastAsia"/>
            <w:sz w:val="21"/>
            <w:szCs w:val="21"/>
            <w:lang w:eastAsia="zh-CN"/>
          </w:rPr>
          <w:t>二者兼具资源型地区的共同特征，</w:t>
        </w:r>
      </w:ins>
      <w:ins w:id="70" w:author="娄满榆" w:date="2026-03-20T00:23:00Z">
        <w:r w:rsidR="00C26C83">
          <w:rPr>
            <w:rFonts w:ascii="Times New Roman" w:eastAsia="宋体" w:hAnsi="Times New Roman" w:hint="eastAsia"/>
            <w:sz w:val="21"/>
            <w:szCs w:val="21"/>
            <w:lang w:eastAsia="zh-CN"/>
          </w:rPr>
          <w:t>又在</w:t>
        </w:r>
      </w:ins>
      <w:ins w:id="71" w:author="娄满榆" w:date="2026-03-20T00:03:00Z">
        <w:r>
          <w:rPr>
            <w:rFonts w:ascii="Times New Roman" w:eastAsia="宋体" w:hAnsi="Times New Roman" w:hint="eastAsia"/>
            <w:sz w:val="21"/>
            <w:szCs w:val="21"/>
            <w:lang w:eastAsia="zh-CN"/>
          </w:rPr>
          <w:t>转型条件</w:t>
        </w:r>
      </w:ins>
      <w:ins w:id="72" w:author="娄满榆" w:date="2026-03-20T00:23:00Z">
        <w:r w:rsidR="00C26C83">
          <w:rPr>
            <w:rFonts w:ascii="Times New Roman" w:eastAsia="宋体" w:hAnsi="Times New Roman" w:hint="eastAsia"/>
            <w:sz w:val="21"/>
            <w:szCs w:val="21"/>
            <w:lang w:eastAsia="zh-CN"/>
          </w:rPr>
          <w:t>上存在</w:t>
        </w:r>
      </w:ins>
      <w:ins w:id="73" w:author="娄满榆" w:date="2026-03-20T00:03:00Z">
        <w:r>
          <w:rPr>
            <w:rFonts w:ascii="Times New Roman" w:eastAsia="宋体" w:hAnsi="Times New Roman" w:hint="eastAsia"/>
            <w:sz w:val="21"/>
            <w:szCs w:val="21"/>
            <w:lang w:eastAsia="zh-CN"/>
          </w:rPr>
          <w:t>差异。</w:t>
        </w:r>
      </w:ins>
      <w:del w:id="74" w:author="娄满榆" w:date="2026-03-20T00:03:00Z">
        <w:r w:rsidR="00F72DFD" w:rsidDel="00236F9A">
          <w:rPr>
            <w:rFonts w:ascii="Times New Roman" w:eastAsia="宋体" w:hAnsi="Times New Roman"/>
            <w:sz w:val="21"/>
            <w:szCs w:val="21"/>
            <w:lang w:eastAsia="zh-CN"/>
          </w:rPr>
          <w:delText>正因为两地同属资源型地区、同受绿色信贷制度约束，却在产业组织、能源结构与转型通道上存在显著差异，</w:delText>
        </w:r>
      </w:del>
      <w:del w:id="75" w:author="娄满榆" w:date="2026-03-20T00:23:00Z">
        <w:r w:rsidR="00F72DFD" w:rsidDel="00C26C83">
          <w:rPr>
            <w:rFonts w:ascii="Times New Roman" w:eastAsia="宋体" w:hAnsi="Times New Roman"/>
            <w:sz w:val="21"/>
            <w:szCs w:val="21"/>
            <w:lang w:eastAsia="zh-CN"/>
          </w:rPr>
          <w:delText>所以</w:delText>
        </w:r>
      </w:del>
      <w:r w:rsidR="00F72DFD">
        <w:rPr>
          <w:rFonts w:ascii="Times New Roman" w:eastAsia="宋体" w:hAnsi="Times New Roman"/>
          <w:sz w:val="21"/>
          <w:szCs w:val="21"/>
          <w:lang w:eastAsia="zh-CN"/>
        </w:rPr>
        <w:t>以晋蒙作为对照样本，能够更清楚地识别绿色信贷政策</w:t>
      </w:r>
      <w:del w:id="76" w:author="娄满榆" w:date="2026-03-20T00:47:00Z">
        <w:r w:rsidR="00F72DFD" w:rsidDel="00A143D4">
          <w:rPr>
            <w:rFonts w:ascii="Times New Roman" w:eastAsia="宋体" w:hAnsi="Times New Roman"/>
            <w:sz w:val="21"/>
            <w:szCs w:val="21"/>
            <w:lang w:eastAsia="zh-CN"/>
          </w:rPr>
          <w:delText>究竟</w:delText>
        </w:r>
      </w:del>
      <w:r w:rsidR="00F72DFD">
        <w:rPr>
          <w:rFonts w:ascii="Times New Roman" w:eastAsia="宋体" w:hAnsi="Times New Roman"/>
          <w:sz w:val="21"/>
          <w:szCs w:val="21"/>
          <w:lang w:eastAsia="zh-CN"/>
        </w:rPr>
        <w:t>在什么条件下发挥作用、通过何种路径发挥作用，以及为什么同一项政策在不同资源型地区会产生不同后果。</w:t>
      </w:r>
      <w:del w:id="77" w:author="娄满榆" w:date="2026-03-20T00:03:00Z">
        <w:r w:rsidR="00F72DFD" w:rsidDel="00236F9A">
          <w:rPr>
            <w:rFonts w:ascii="Times New Roman" w:eastAsia="宋体" w:hAnsi="Times New Roman"/>
            <w:sz w:val="21"/>
            <w:szCs w:val="21"/>
            <w:lang w:eastAsia="zh-CN"/>
          </w:rPr>
          <w:delText>与其把资源型地区视为</w:delText>
        </w:r>
        <w:r w:rsidR="00F72DFD" w:rsidDel="00236F9A">
          <w:rPr>
            <w:rFonts w:ascii="Times New Roman" w:eastAsia="宋体" w:hAnsi="Times New Roman"/>
            <w:sz w:val="21"/>
            <w:szCs w:val="21"/>
            <w:lang w:eastAsia="zh-CN"/>
          </w:rPr>
          <w:delText>“</w:delText>
        </w:r>
        <w:r w:rsidR="00F72DFD" w:rsidDel="00236F9A">
          <w:rPr>
            <w:rFonts w:ascii="Times New Roman" w:eastAsia="宋体" w:hAnsi="Times New Roman"/>
            <w:sz w:val="21"/>
            <w:szCs w:val="21"/>
            <w:lang w:eastAsia="zh-CN"/>
          </w:rPr>
          <w:delText>同质化样本</w:delText>
        </w:r>
        <w:r w:rsidR="00F72DFD" w:rsidDel="00236F9A">
          <w:rPr>
            <w:rFonts w:ascii="Times New Roman" w:eastAsia="宋体" w:hAnsi="Times New Roman"/>
            <w:sz w:val="21"/>
            <w:szCs w:val="21"/>
            <w:lang w:eastAsia="zh-CN"/>
          </w:rPr>
          <w:delText>”</w:delText>
        </w:r>
        <w:r w:rsidR="00F72DFD" w:rsidDel="00236F9A">
          <w:rPr>
            <w:rFonts w:ascii="Times New Roman" w:eastAsia="宋体" w:hAnsi="Times New Roman"/>
            <w:sz w:val="21"/>
            <w:szCs w:val="21"/>
            <w:lang w:eastAsia="zh-CN"/>
          </w:rPr>
          <w:delText>，不如将其理解为一组具有内在差异的转型场景。</w:delText>
        </w:r>
      </w:del>
    </w:p>
    <w:p w14:paraId="2C06E6FB"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（三）研究问题与研究思路</w:t>
      </w:r>
    </w:p>
    <w:p w14:paraId="1FD7FB5C" w14:textId="641B472F"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基于上述背景，本文拟回答三个层次的问题：第一，</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年《绿色信贷指引》出台后，绿色信贷是否对资源型地区煤炭行业低碳转型产生了实质性推动作用；第二，这种推动</w:t>
      </w:r>
      <w:ins w:id="78" w:author="娄满榆" w:date="2026-03-20T00:22:00Z">
        <w:r w:rsidR="00C26C83">
          <w:rPr>
            <w:rFonts w:ascii="Times New Roman" w:eastAsia="宋体" w:hAnsi="Times New Roman" w:hint="eastAsia"/>
            <w:sz w:val="21"/>
            <w:szCs w:val="21"/>
            <w:lang w:eastAsia="zh-CN"/>
          </w:rPr>
          <w:t>主要</w:t>
        </w:r>
      </w:ins>
      <w:del w:id="79" w:author="娄满榆" w:date="2026-03-20T00:06:00Z">
        <w:r w:rsidDel="004B5BB1">
          <w:rPr>
            <w:rFonts w:ascii="Times New Roman" w:eastAsia="宋体" w:hAnsi="Times New Roman"/>
            <w:sz w:val="21"/>
            <w:szCs w:val="21"/>
            <w:lang w:eastAsia="zh-CN"/>
          </w:rPr>
          <w:delText>主要</w:delText>
        </w:r>
      </w:del>
      <w:del w:id="80" w:author="娄满榆" w:date="2026-03-20T00:04:00Z">
        <w:r w:rsidDel="00236F9A">
          <w:rPr>
            <w:rFonts w:ascii="Times New Roman" w:eastAsia="宋体" w:hAnsi="Times New Roman"/>
            <w:sz w:val="21"/>
            <w:szCs w:val="21"/>
            <w:lang w:eastAsia="zh-CN"/>
          </w:rPr>
          <w:delText>体现在哪些维度，究竟是率先</w:delText>
        </w:r>
      </w:del>
      <w:ins w:id="81" w:author="娄满榆" w:date="2026-03-20T00:05:00Z">
        <w:r w:rsidR="00236F9A">
          <w:rPr>
            <w:rFonts w:ascii="Times New Roman" w:eastAsia="宋体" w:hAnsi="Times New Roman" w:hint="eastAsia"/>
            <w:sz w:val="21"/>
            <w:szCs w:val="21"/>
            <w:lang w:eastAsia="zh-CN"/>
          </w:rPr>
          <w:t>体现为</w:t>
        </w:r>
      </w:ins>
      <w:del w:id="82" w:author="娄满榆" w:date="2026-03-20T00:05:00Z">
        <w:r w:rsidDel="00236F9A">
          <w:rPr>
            <w:rFonts w:ascii="Times New Roman" w:eastAsia="宋体" w:hAnsi="Times New Roman"/>
            <w:sz w:val="21"/>
            <w:szCs w:val="21"/>
            <w:lang w:eastAsia="zh-CN"/>
          </w:rPr>
          <w:delText>表现为</w:delText>
        </w:r>
      </w:del>
      <w:r>
        <w:rPr>
          <w:rFonts w:ascii="Times New Roman" w:eastAsia="宋体" w:hAnsi="Times New Roman"/>
          <w:sz w:val="21"/>
          <w:szCs w:val="21"/>
          <w:lang w:eastAsia="zh-CN"/>
        </w:rPr>
        <w:t>绿色效率改善与污染治理，还是已经</w:t>
      </w:r>
      <w:ins w:id="83" w:author="娄满榆" w:date="2026-03-20T00:47:00Z">
        <w:r w:rsidR="00A143D4">
          <w:rPr>
            <w:rFonts w:ascii="Times New Roman" w:eastAsia="宋体" w:hAnsi="Times New Roman" w:hint="eastAsia"/>
            <w:sz w:val="21"/>
            <w:szCs w:val="21"/>
            <w:lang w:eastAsia="zh-CN"/>
          </w:rPr>
          <w:t>进一步</w:t>
        </w:r>
      </w:ins>
      <w:del w:id="84" w:author="娄满榆" w:date="2026-03-20T00:47:00Z">
        <w:r w:rsidDel="00A143D4">
          <w:rPr>
            <w:rFonts w:ascii="Times New Roman" w:eastAsia="宋体" w:hAnsi="Times New Roman"/>
            <w:sz w:val="21"/>
            <w:szCs w:val="21"/>
            <w:lang w:eastAsia="zh-CN"/>
          </w:rPr>
          <w:delText>同步</w:delText>
        </w:r>
      </w:del>
      <w:r>
        <w:rPr>
          <w:rFonts w:ascii="Times New Roman" w:eastAsia="宋体" w:hAnsi="Times New Roman"/>
          <w:sz w:val="21"/>
          <w:szCs w:val="21"/>
          <w:lang w:eastAsia="zh-CN"/>
        </w:rPr>
        <w:t>传导至能源结构与碳排放</w:t>
      </w:r>
      <w:ins w:id="85" w:author="娄满榆" w:date="2026-03-20T00:22:00Z">
        <w:r w:rsidR="00C26C83">
          <w:rPr>
            <w:rFonts w:ascii="Times New Roman" w:eastAsia="宋体" w:hAnsi="Times New Roman" w:hint="eastAsia"/>
            <w:sz w:val="21"/>
            <w:szCs w:val="21"/>
            <w:lang w:eastAsia="zh-CN"/>
          </w:rPr>
          <w:t>层面</w:t>
        </w:r>
      </w:ins>
      <w:del w:id="86" w:author="娄满榆" w:date="2026-03-20T00:22:00Z">
        <w:r w:rsidDel="00C26C83">
          <w:rPr>
            <w:rFonts w:ascii="Times New Roman" w:eastAsia="宋体" w:hAnsi="Times New Roman"/>
            <w:sz w:val="21"/>
            <w:szCs w:val="21"/>
            <w:lang w:eastAsia="zh-CN"/>
          </w:rPr>
          <w:delText>变化</w:delText>
        </w:r>
      </w:del>
      <w:r>
        <w:rPr>
          <w:rFonts w:ascii="Times New Roman" w:eastAsia="宋体" w:hAnsi="Times New Roman"/>
          <w:sz w:val="21"/>
          <w:szCs w:val="21"/>
          <w:lang w:eastAsia="zh-CN"/>
        </w:rPr>
        <w:t>；第三，同样面对绿色信贷</w:t>
      </w:r>
      <w:ins w:id="87" w:author="娄满榆" w:date="2026-03-20T00:07:00Z">
        <w:r w:rsidR="004B5BB1">
          <w:rPr>
            <w:rFonts w:ascii="Times New Roman" w:eastAsia="宋体" w:hAnsi="Times New Roman" w:hint="eastAsia"/>
            <w:sz w:val="21"/>
            <w:szCs w:val="21"/>
            <w:lang w:eastAsia="zh-CN"/>
          </w:rPr>
          <w:t>政策冲击</w:t>
        </w:r>
      </w:ins>
      <w:del w:id="88" w:author="娄满榆" w:date="2026-03-20T00:07:00Z">
        <w:r w:rsidDel="004B5BB1">
          <w:rPr>
            <w:rFonts w:ascii="Times New Roman" w:eastAsia="宋体" w:hAnsi="Times New Roman"/>
            <w:sz w:val="21"/>
            <w:szCs w:val="21"/>
            <w:lang w:eastAsia="zh-CN"/>
          </w:rPr>
          <w:delText>约束</w:delText>
        </w:r>
      </w:del>
      <w:r>
        <w:rPr>
          <w:rFonts w:ascii="Times New Roman" w:eastAsia="宋体" w:hAnsi="Times New Roman"/>
          <w:sz w:val="21"/>
          <w:szCs w:val="21"/>
          <w:lang w:eastAsia="zh-CN"/>
        </w:rPr>
        <w:t>，</w:t>
      </w:r>
      <w:del w:id="89" w:author="娄满榆" w:date="2026-03-20T00:06:00Z">
        <w:r w:rsidDel="004B5BB1">
          <w:rPr>
            <w:rFonts w:ascii="Times New Roman" w:eastAsia="宋体" w:hAnsi="Times New Roman"/>
            <w:sz w:val="21"/>
            <w:szCs w:val="21"/>
            <w:lang w:eastAsia="zh-CN"/>
          </w:rPr>
          <w:delText>为何</w:delText>
        </w:r>
      </w:del>
      <w:r>
        <w:rPr>
          <w:rFonts w:ascii="Times New Roman" w:eastAsia="宋体" w:hAnsi="Times New Roman"/>
          <w:sz w:val="21"/>
          <w:szCs w:val="21"/>
          <w:lang w:eastAsia="zh-CN"/>
        </w:rPr>
        <w:t>山西与内蒙古</w:t>
      </w:r>
      <w:ins w:id="90" w:author="娄满榆" w:date="2026-03-20T00:07:00Z">
        <w:r w:rsidR="004B5BB1">
          <w:rPr>
            <w:rFonts w:ascii="Times New Roman" w:eastAsia="宋体" w:hAnsi="Times New Roman" w:hint="eastAsia"/>
            <w:sz w:val="21"/>
            <w:szCs w:val="21"/>
            <w:lang w:eastAsia="zh-CN"/>
          </w:rPr>
          <w:t>是否</w:t>
        </w:r>
      </w:ins>
      <w:r>
        <w:rPr>
          <w:rFonts w:ascii="Times New Roman" w:eastAsia="宋体" w:hAnsi="Times New Roman"/>
          <w:sz w:val="21"/>
          <w:szCs w:val="21"/>
          <w:lang w:eastAsia="zh-CN"/>
        </w:rPr>
        <w:t>可能呈现不同的转型绩效。</w:t>
      </w:r>
    </w:p>
    <w:p w14:paraId="3BD2B989"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围绕上述问题，本文将采用</w:t>
      </w:r>
      <w:r>
        <w:rPr>
          <w:rFonts w:ascii="Times New Roman" w:eastAsia="宋体" w:hAnsi="Times New Roman"/>
          <w:sz w:val="21"/>
          <w:szCs w:val="21"/>
          <w:lang w:eastAsia="zh-CN"/>
        </w:rPr>
        <w:t>“</w:t>
      </w:r>
      <w:r>
        <w:rPr>
          <w:rFonts w:ascii="Times New Roman" w:eastAsia="宋体" w:hAnsi="Times New Roman"/>
          <w:sz w:val="21"/>
          <w:szCs w:val="21"/>
          <w:lang w:eastAsia="zh-CN"/>
        </w:rPr>
        <w:t>制度分析</w:t>
      </w:r>
      <w:r>
        <w:rPr>
          <w:rFonts w:ascii="Times New Roman" w:eastAsia="宋体" w:hAnsi="Times New Roman"/>
          <w:sz w:val="21"/>
          <w:szCs w:val="21"/>
          <w:lang w:eastAsia="zh-CN"/>
        </w:rPr>
        <w:t>—</w:t>
      </w:r>
      <w:r>
        <w:rPr>
          <w:rFonts w:ascii="Times New Roman" w:eastAsia="宋体" w:hAnsi="Times New Roman"/>
          <w:sz w:val="21"/>
          <w:szCs w:val="21"/>
          <w:lang w:eastAsia="zh-CN"/>
        </w:rPr>
        <w:t>区域比较</w:t>
      </w:r>
      <w:r>
        <w:rPr>
          <w:rFonts w:ascii="Times New Roman" w:eastAsia="宋体" w:hAnsi="Times New Roman"/>
          <w:sz w:val="21"/>
          <w:szCs w:val="21"/>
          <w:lang w:eastAsia="zh-CN"/>
        </w:rPr>
        <w:t>—</w:t>
      </w:r>
      <w:r>
        <w:rPr>
          <w:rFonts w:ascii="Times New Roman" w:eastAsia="宋体" w:hAnsi="Times New Roman"/>
          <w:sz w:val="21"/>
          <w:szCs w:val="21"/>
          <w:lang w:eastAsia="zh-CN"/>
        </w:rPr>
        <w:t>计量评估</w:t>
      </w:r>
      <w:r>
        <w:rPr>
          <w:rFonts w:ascii="Times New Roman" w:eastAsia="宋体" w:hAnsi="Times New Roman"/>
          <w:sz w:val="21"/>
          <w:szCs w:val="21"/>
          <w:lang w:eastAsia="zh-CN"/>
        </w:rPr>
        <w:t>”</w:t>
      </w:r>
      <w:r>
        <w:rPr>
          <w:rFonts w:ascii="Times New Roman" w:eastAsia="宋体" w:hAnsi="Times New Roman"/>
          <w:sz w:val="21"/>
          <w:szCs w:val="21"/>
          <w:lang w:eastAsia="zh-CN"/>
        </w:rPr>
        <w:t>的研究思路：首先梳理绿色信贷制度演进与相关理论基础；其次结合晋蒙两地的产业特征与能源结构展开对比分析；最后基于省际面板数据，将</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年《绿色信贷指引》视为外生政策冲击，构建双重差分模型，从绿色效率、污染治理及结构变量的辅助观察等维度识别政策效果，并进一步检验区域异质性。</w:t>
      </w:r>
    </w:p>
    <w:p w14:paraId="1E2490B1"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（四）研究贡献</w:t>
      </w:r>
    </w:p>
    <w:p w14:paraId="7BCF9A8F"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本文的贡献主要体现在三个方面。其一，在研究视角上，本文将绿色信贷与煤炭行业低碳转型直接对应</w:t>
      </w:r>
      <w:del w:id="91" w:author="娄满榆" w:date="2026-03-20T00:07:00Z">
        <w:r w:rsidDel="004B5BB1">
          <w:rPr>
            <w:rFonts w:ascii="Times New Roman" w:eastAsia="宋体" w:hAnsi="Times New Roman"/>
            <w:sz w:val="21"/>
            <w:szCs w:val="21"/>
            <w:lang w:eastAsia="zh-CN"/>
          </w:rPr>
          <w:delText>起来</w:delText>
        </w:r>
      </w:del>
      <w:r>
        <w:rPr>
          <w:rFonts w:ascii="Times New Roman" w:eastAsia="宋体" w:hAnsi="Times New Roman"/>
          <w:sz w:val="21"/>
          <w:szCs w:val="21"/>
          <w:lang w:eastAsia="zh-CN"/>
        </w:rPr>
        <w:t>，避免将绿色金融研究泛化为对所有绿色政策的笼统讨论，</w:t>
      </w:r>
      <w:del w:id="92" w:author="娄满榆" w:date="2026-03-20T00:08:00Z">
        <w:r w:rsidDel="004B5BB1">
          <w:rPr>
            <w:rFonts w:ascii="Times New Roman" w:eastAsia="宋体" w:hAnsi="Times New Roman"/>
            <w:sz w:val="21"/>
            <w:szCs w:val="21"/>
            <w:lang w:eastAsia="zh-CN"/>
          </w:rPr>
          <w:delText>而是</w:delText>
        </w:r>
      </w:del>
      <w:r>
        <w:rPr>
          <w:rFonts w:ascii="Times New Roman" w:eastAsia="宋体" w:hAnsi="Times New Roman"/>
          <w:sz w:val="21"/>
          <w:szCs w:val="21"/>
          <w:lang w:eastAsia="zh-CN"/>
        </w:rPr>
        <w:t>聚焦于资源型地区最具代表性的高碳产业场景。</w:t>
      </w:r>
    </w:p>
    <w:p w14:paraId="66694BFE" w14:textId="101ED881"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其二，在研究设计上，本文</w:t>
      </w:r>
      <w:ins w:id="93" w:author="娄满榆" w:date="2026-03-20T00:09:00Z">
        <w:r w:rsidR="004B5BB1">
          <w:rPr>
            <w:rFonts w:ascii="Times New Roman" w:eastAsia="宋体" w:hAnsi="Times New Roman" w:hint="eastAsia"/>
            <w:sz w:val="21"/>
            <w:szCs w:val="21"/>
            <w:lang w:eastAsia="zh-CN"/>
          </w:rPr>
          <w:t>没有采用</w:t>
        </w:r>
      </w:ins>
      <w:del w:id="94" w:author="娄满榆" w:date="2026-03-20T00:09:00Z">
        <w:r w:rsidDel="004B5BB1">
          <w:rPr>
            <w:rFonts w:ascii="Times New Roman" w:eastAsia="宋体" w:hAnsi="Times New Roman"/>
            <w:sz w:val="21"/>
            <w:szCs w:val="21"/>
            <w:lang w:eastAsia="zh-CN"/>
          </w:rPr>
          <w:delText>不再以</w:delText>
        </w:r>
      </w:del>
      <w:r>
        <w:rPr>
          <w:rFonts w:ascii="Times New Roman" w:eastAsia="宋体" w:hAnsi="Times New Roman"/>
          <w:sz w:val="21"/>
          <w:szCs w:val="21"/>
          <w:lang w:eastAsia="zh-CN"/>
        </w:rPr>
        <w:t>2021</w:t>
      </w:r>
      <w:r>
        <w:rPr>
          <w:rFonts w:ascii="Times New Roman" w:eastAsia="宋体" w:hAnsi="Times New Roman"/>
          <w:sz w:val="21"/>
          <w:szCs w:val="21"/>
          <w:lang w:eastAsia="zh-CN"/>
        </w:rPr>
        <w:t>年后兴起的</w:t>
      </w:r>
      <w:del w:id="95" w:author="娄满榆" w:date="2026-03-20T00:09: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转型金融</w:t>
      </w:r>
      <w:ins w:id="96" w:author="娄满榆" w:date="2026-03-20T00:09:00Z">
        <w:r w:rsidR="004B5BB1">
          <w:rPr>
            <w:rFonts w:ascii="Times New Roman" w:eastAsia="宋体" w:hAnsi="Times New Roman" w:hint="eastAsia"/>
            <w:sz w:val="21"/>
            <w:szCs w:val="21"/>
            <w:lang w:eastAsia="zh-CN"/>
          </w:rPr>
          <w:t>政策</w:t>
        </w:r>
      </w:ins>
      <w:del w:id="97" w:author="娄满榆" w:date="2026-03-20T00:09: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作为主冲击点，而是回到</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年《绿色信贷指引》这一制度起点，</w:t>
      </w:r>
      <w:ins w:id="98" w:author="娄满榆" w:date="2026-03-20T00:10:00Z">
        <w:r w:rsidR="004B5BB1">
          <w:rPr>
            <w:rFonts w:ascii="Times New Roman" w:eastAsia="宋体" w:hAnsi="Times New Roman" w:hint="eastAsia"/>
            <w:sz w:val="21"/>
            <w:szCs w:val="21"/>
            <w:lang w:eastAsia="zh-CN"/>
          </w:rPr>
          <w:t>在</w:t>
        </w:r>
      </w:ins>
      <w:del w:id="99" w:author="娄满榆" w:date="2026-03-20T00:09:00Z">
        <w:r w:rsidDel="004B5BB1">
          <w:rPr>
            <w:rFonts w:ascii="Times New Roman" w:eastAsia="宋体" w:hAnsi="Times New Roman"/>
            <w:sz w:val="21"/>
            <w:szCs w:val="21"/>
            <w:lang w:eastAsia="zh-CN"/>
          </w:rPr>
          <w:delText>从</w:delText>
        </w:r>
      </w:del>
      <w:r>
        <w:rPr>
          <w:rFonts w:ascii="Times New Roman" w:eastAsia="宋体" w:hAnsi="Times New Roman"/>
          <w:sz w:val="21"/>
          <w:szCs w:val="21"/>
          <w:lang w:eastAsia="zh-CN"/>
        </w:rPr>
        <w:t>更长时间跨度</w:t>
      </w:r>
      <w:ins w:id="100" w:author="娄满榆" w:date="2026-03-20T00:10:00Z">
        <w:r w:rsidR="004B5BB1">
          <w:rPr>
            <w:rFonts w:ascii="Times New Roman" w:eastAsia="宋体" w:hAnsi="Times New Roman" w:hint="eastAsia"/>
            <w:sz w:val="21"/>
            <w:szCs w:val="21"/>
            <w:lang w:eastAsia="zh-CN"/>
          </w:rPr>
          <w:t>上</w:t>
        </w:r>
      </w:ins>
      <w:r>
        <w:rPr>
          <w:rFonts w:ascii="Times New Roman" w:eastAsia="宋体" w:hAnsi="Times New Roman"/>
          <w:sz w:val="21"/>
          <w:szCs w:val="21"/>
          <w:lang w:eastAsia="zh-CN"/>
        </w:rPr>
        <w:t>观察政策效应，</w:t>
      </w:r>
      <w:del w:id="101" w:author="娄满榆" w:date="2026-03-20T00:10:00Z">
        <w:r w:rsidDel="004B5BB1">
          <w:rPr>
            <w:rFonts w:ascii="Times New Roman" w:eastAsia="宋体" w:hAnsi="Times New Roman"/>
            <w:sz w:val="21"/>
            <w:szCs w:val="21"/>
            <w:lang w:eastAsia="zh-CN"/>
          </w:rPr>
          <w:delText>从而</w:delText>
        </w:r>
      </w:del>
      <w:r>
        <w:rPr>
          <w:rFonts w:ascii="Times New Roman" w:eastAsia="宋体" w:hAnsi="Times New Roman"/>
          <w:sz w:val="21"/>
          <w:szCs w:val="21"/>
          <w:lang w:eastAsia="zh-CN"/>
        </w:rPr>
        <w:t>更有利于</w:t>
      </w:r>
      <w:ins w:id="102" w:author="娄满榆" w:date="2026-03-20T00:48:00Z">
        <w:r w:rsidR="00A143D4">
          <w:rPr>
            <w:rFonts w:ascii="Times New Roman" w:eastAsia="宋体" w:hAnsi="Times New Roman" w:hint="eastAsia"/>
            <w:sz w:val="21"/>
            <w:szCs w:val="21"/>
            <w:lang w:eastAsia="zh-CN"/>
          </w:rPr>
          <w:t>夯实</w:t>
        </w:r>
      </w:ins>
      <w:del w:id="103" w:author="娄满榆" w:date="2026-03-20T00:48:00Z">
        <w:r w:rsidDel="00A143D4">
          <w:rPr>
            <w:rFonts w:ascii="Times New Roman" w:eastAsia="宋体" w:hAnsi="Times New Roman"/>
            <w:sz w:val="21"/>
            <w:szCs w:val="21"/>
            <w:lang w:eastAsia="zh-CN"/>
          </w:rPr>
          <w:delText>满足</w:delText>
        </w:r>
      </w:del>
      <w:r>
        <w:rPr>
          <w:rFonts w:ascii="Times New Roman" w:eastAsia="宋体" w:hAnsi="Times New Roman"/>
          <w:sz w:val="21"/>
          <w:szCs w:val="21"/>
          <w:lang w:eastAsia="zh-CN"/>
        </w:rPr>
        <w:t>双重差分模型的识别</w:t>
      </w:r>
      <w:ins w:id="104" w:author="娄满榆" w:date="2026-03-20T00:48:00Z">
        <w:r w:rsidR="00A143D4">
          <w:rPr>
            <w:rFonts w:ascii="Times New Roman" w:eastAsia="宋体" w:hAnsi="Times New Roman" w:hint="eastAsia"/>
            <w:sz w:val="21"/>
            <w:szCs w:val="21"/>
            <w:lang w:eastAsia="zh-CN"/>
          </w:rPr>
          <w:t>基础</w:t>
        </w:r>
      </w:ins>
      <w:del w:id="105" w:author="娄满榆" w:date="2026-03-20T00:48:00Z">
        <w:r w:rsidDel="00A143D4">
          <w:rPr>
            <w:rFonts w:ascii="Times New Roman" w:eastAsia="宋体" w:hAnsi="Times New Roman"/>
            <w:sz w:val="21"/>
            <w:szCs w:val="21"/>
            <w:lang w:eastAsia="zh-CN"/>
          </w:rPr>
          <w:delText>要求</w:delText>
        </w:r>
      </w:del>
      <w:r>
        <w:rPr>
          <w:rFonts w:ascii="Times New Roman" w:eastAsia="宋体" w:hAnsi="Times New Roman"/>
          <w:sz w:val="21"/>
          <w:szCs w:val="21"/>
          <w:lang w:eastAsia="zh-CN"/>
        </w:rPr>
        <w:t>，也</w:t>
      </w:r>
      <w:ins w:id="106" w:author="娄满榆" w:date="2026-03-20T00:48:00Z">
        <w:r w:rsidR="00A143D4">
          <w:rPr>
            <w:rFonts w:ascii="Times New Roman" w:eastAsia="宋体" w:hAnsi="Times New Roman" w:hint="eastAsia"/>
            <w:sz w:val="21"/>
            <w:szCs w:val="21"/>
            <w:lang w:eastAsia="zh-CN"/>
          </w:rPr>
          <w:t>便于观察</w:t>
        </w:r>
      </w:ins>
      <w:del w:id="107" w:author="娄满榆" w:date="2026-03-20T00:48:00Z">
        <w:r w:rsidDel="00A143D4">
          <w:rPr>
            <w:rFonts w:ascii="Times New Roman" w:eastAsia="宋体" w:hAnsi="Times New Roman"/>
            <w:sz w:val="21"/>
            <w:szCs w:val="21"/>
            <w:lang w:eastAsia="zh-CN"/>
          </w:rPr>
          <w:delText>更能呈现</w:delText>
        </w:r>
      </w:del>
      <w:r>
        <w:rPr>
          <w:rFonts w:ascii="Times New Roman" w:eastAsia="宋体" w:hAnsi="Times New Roman"/>
          <w:sz w:val="21"/>
          <w:szCs w:val="21"/>
          <w:lang w:eastAsia="zh-CN"/>
        </w:rPr>
        <w:t>制度累积效应。（中国银行业监督管理委员会，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70954CC7" w14:textId="20304B52"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lastRenderedPageBreak/>
        <w:t>其三，在研究结论上，本文试图突破</w:t>
      </w:r>
      <w:ins w:id="108" w:author="娄满榆" w:date="2026-03-20T00:10:00Z">
        <w:r w:rsidR="004B5BB1">
          <w:rPr>
            <w:rFonts w:ascii="Times New Roman" w:eastAsia="宋体" w:hAnsi="Times New Roman" w:hint="eastAsia"/>
            <w:sz w:val="21"/>
            <w:szCs w:val="21"/>
            <w:lang w:eastAsia="zh-CN"/>
          </w:rPr>
          <w:t>“</w:t>
        </w:r>
      </w:ins>
      <w:del w:id="109" w:author="娄满榆" w:date="2026-03-20T00:10: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资源型地区同质化</w:t>
      </w:r>
      <w:ins w:id="110" w:author="娄满榆" w:date="2026-03-20T00:10:00Z">
        <w:r w:rsidR="004B5BB1">
          <w:rPr>
            <w:rFonts w:ascii="Times New Roman" w:eastAsia="宋体" w:hAnsi="Times New Roman" w:hint="eastAsia"/>
            <w:sz w:val="21"/>
            <w:szCs w:val="21"/>
            <w:lang w:eastAsia="zh-CN"/>
          </w:rPr>
          <w:t>”</w:t>
        </w:r>
      </w:ins>
      <w:del w:id="111" w:author="娄满榆" w:date="2026-03-20T00:10: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的常见处理方式，把山西与内蒙古置于差异化资源禀赋之下进行比较，从而为后续政策建议提供更强的针对性。换言之，绿色信贷并不是对所有资源型地区都同样适用，其有效性取决于金融约束、产业结构与替代能力之间是否实现匹配。</w:t>
      </w:r>
    </w:p>
    <w:p w14:paraId="2AAF51A6"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二、文献综述</w:t>
      </w:r>
    </w:p>
    <w:p w14:paraId="22DC21C0"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（一）绿色信贷的制度演进与理论基础</w:t>
      </w:r>
    </w:p>
    <w:p w14:paraId="7207916C" w14:textId="3A742F52"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绿色信贷是我国绿色金融体系中起步较早、制度化程度较高的政策工具。</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年《绿色信贷指引》的发布，明确要求银行业金融机构从战略高度推进绿色信贷，将环境和社会风险纳入信贷业务全流程管理，并通过优化信贷结构</w:t>
      </w:r>
      <w:ins w:id="112" w:author="娄满榆 [2]" w:date="2026-03-20T09:25:00Z" w16du:dateUtc="2026-03-20T01:25:00Z">
        <w:r w:rsidR="00410E80">
          <w:rPr>
            <w:rFonts w:ascii="Times New Roman" w:eastAsia="宋体" w:hAnsi="Times New Roman" w:hint="eastAsia"/>
            <w:sz w:val="21"/>
            <w:szCs w:val="21"/>
            <w:lang w:eastAsia="zh-CN"/>
          </w:rPr>
          <w:t>，</w:t>
        </w:r>
      </w:ins>
      <w:r>
        <w:rPr>
          <w:rFonts w:ascii="Times New Roman" w:eastAsia="宋体" w:hAnsi="Times New Roman"/>
          <w:sz w:val="21"/>
          <w:szCs w:val="21"/>
          <w:lang w:eastAsia="zh-CN"/>
        </w:rPr>
        <w:t>服务低碳经济、循环经济和绿色经济发展。由此，绿色信贷从一般性的环境倡议转变为具有监管约束力的金融制度安排。（中国银行业监督管理委员会，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2762D1CC" w14:textId="1D0A1285" w:rsidR="001C159B" w:rsidDel="000D2223" w:rsidRDefault="00F72DFD">
      <w:pPr>
        <w:spacing w:after="0" w:line="360" w:lineRule="auto"/>
        <w:ind w:firstLine="420"/>
        <w:jc w:val="both"/>
        <w:rPr>
          <w:del w:id="113" w:author="娄满榆 [2]" w:date="2026-03-20T09:46:00Z" w16du:dateUtc="2026-03-20T01:46:00Z"/>
          <w:rFonts w:ascii="Times New Roman" w:eastAsia="宋体" w:hAnsi="Times New Roman"/>
          <w:sz w:val="21"/>
          <w:szCs w:val="21"/>
          <w:lang w:eastAsia="zh-CN"/>
        </w:rPr>
      </w:pPr>
      <w:del w:id="114" w:author="娄满榆 [2]" w:date="2026-03-20T09:46:00Z" w16du:dateUtc="2026-03-20T01:46:00Z">
        <w:r w:rsidDel="000D2223">
          <w:rPr>
            <w:rFonts w:ascii="Times New Roman" w:eastAsia="宋体" w:hAnsi="Times New Roman"/>
            <w:sz w:val="21"/>
            <w:szCs w:val="21"/>
            <w:lang w:eastAsia="zh-CN"/>
          </w:rPr>
          <w:delText>从制度功能看，绿色信贷兼具约束与引导双重</w:delText>
        </w:r>
        <w:r w:rsidDel="000D2223">
          <w:rPr>
            <w:rFonts w:ascii="Times New Roman" w:eastAsia="宋体" w:hAnsi="Times New Roman" w:hint="eastAsia"/>
            <w:sz w:val="21"/>
            <w:szCs w:val="21"/>
            <w:lang w:eastAsia="zh-CN"/>
          </w:rPr>
          <w:delText>作用。</w:delText>
        </w:r>
        <w:r w:rsidDel="000D2223">
          <w:rPr>
            <w:rFonts w:ascii="Times New Roman" w:eastAsia="宋体" w:hAnsi="Times New Roman"/>
            <w:sz w:val="21"/>
            <w:szCs w:val="21"/>
            <w:lang w:eastAsia="zh-CN"/>
          </w:rPr>
          <w:delText>一方面，</w:delText>
        </w:r>
      </w:del>
      <w:del w:id="115" w:author="娄满榆 [2]" w:date="2026-03-20T09:28:00Z" w16du:dateUtc="2026-03-20T01:28:00Z">
        <w:r w:rsidDel="0017356D">
          <w:rPr>
            <w:rFonts w:ascii="Times New Roman" w:eastAsia="宋体" w:hAnsi="Times New Roman"/>
            <w:sz w:val="21"/>
            <w:szCs w:val="21"/>
            <w:lang w:eastAsia="zh-CN"/>
          </w:rPr>
          <w:delText>通过建立支持</w:delText>
        </w:r>
      </w:del>
      <w:del w:id="116" w:author="娄满榆 [2]" w:date="2026-03-20T09:46:00Z" w16du:dateUtc="2026-03-20T01:46:00Z">
        <w:r w:rsidDel="000D2223">
          <w:rPr>
            <w:rFonts w:ascii="Times New Roman" w:eastAsia="宋体" w:hAnsi="Times New Roman"/>
            <w:sz w:val="21"/>
            <w:szCs w:val="21"/>
            <w:lang w:eastAsia="zh-CN"/>
          </w:rPr>
          <w:delText>绿色信贷</w:delText>
        </w:r>
      </w:del>
      <w:del w:id="117" w:author="娄满榆 [2]" w:date="2026-03-20T09:34:00Z" w16du:dateUtc="2026-03-20T01:34:00Z">
        <w:r w:rsidDel="00B54D9D">
          <w:rPr>
            <w:rFonts w:ascii="Times New Roman" w:eastAsia="宋体" w:hAnsi="Times New Roman" w:hint="eastAsia"/>
            <w:sz w:val="21"/>
            <w:szCs w:val="21"/>
            <w:lang w:eastAsia="zh-CN"/>
          </w:rPr>
          <w:delText>的</w:delText>
        </w:r>
      </w:del>
      <w:del w:id="118" w:author="娄满榆 [2]" w:date="2026-03-20T09:46:00Z" w16du:dateUtc="2026-03-20T01:46:00Z">
        <w:r w:rsidDel="000D2223">
          <w:rPr>
            <w:rFonts w:ascii="Times New Roman" w:eastAsia="宋体" w:hAnsi="Times New Roman"/>
            <w:sz w:val="21"/>
            <w:szCs w:val="21"/>
            <w:lang w:eastAsia="zh-CN"/>
          </w:rPr>
          <w:delText>激励机制和抑制高污染、高能耗行业贷款的约束机制，引导银行将信贷资源配置到绿色低碳领域；另一方面，绿色信贷通过将环境与社会风险纳入授信审批和贷后管理，</w:delText>
        </w:r>
      </w:del>
      <w:del w:id="119" w:author="娄满榆 [2]" w:date="2026-03-20T09:28:00Z" w16du:dateUtc="2026-03-20T01:28:00Z">
        <w:r w:rsidDel="0005267D">
          <w:rPr>
            <w:rFonts w:ascii="Times New Roman" w:eastAsia="宋体" w:hAnsi="Times New Roman"/>
            <w:sz w:val="21"/>
            <w:szCs w:val="21"/>
            <w:lang w:eastAsia="zh-CN"/>
          </w:rPr>
          <w:delText>实现</w:delText>
        </w:r>
      </w:del>
      <w:del w:id="120" w:author="娄满榆 [2]" w:date="2026-03-20T09:46:00Z" w16du:dateUtc="2026-03-20T01:46:00Z">
        <w:r w:rsidDel="000D2223">
          <w:rPr>
            <w:rFonts w:ascii="Times New Roman" w:eastAsia="宋体" w:hAnsi="Times New Roman"/>
            <w:sz w:val="21"/>
            <w:szCs w:val="21"/>
            <w:lang w:eastAsia="zh-CN"/>
          </w:rPr>
          <w:delText>环境风险</w:delText>
        </w:r>
      </w:del>
      <w:del w:id="121" w:author="娄满榆 [2]" w:date="2026-03-20T09:28:00Z" w16du:dateUtc="2026-03-20T01:28:00Z">
        <w:r w:rsidDel="0005267D">
          <w:rPr>
            <w:rFonts w:ascii="Times New Roman" w:eastAsia="宋体" w:hAnsi="Times New Roman"/>
            <w:sz w:val="21"/>
            <w:szCs w:val="21"/>
            <w:lang w:eastAsia="zh-CN"/>
          </w:rPr>
          <w:delText>在</w:delText>
        </w:r>
      </w:del>
      <w:del w:id="122" w:author="娄满榆 [2]" w:date="2026-03-20T09:46:00Z" w16du:dateUtc="2026-03-20T01:46:00Z">
        <w:r w:rsidDel="000D2223">
          <w:rPr>
            <w:rFonts w:ascii="Times New Roman" w:eastAsia="宋体" w:hAnsi="Times New Roman"/>
            <w:sz w:val="21"/>
            <w:szCs w:val="21"/>
            <w:lang w:eastAsia="zh-CN"/>
          </w:rPr>
          <w:delText>银行信贷决策</w:delText>
        </w:r>
      </w:del>
      <w:del w:id="123" w:author="娄满榆 [2]" w:date="2026-03-20T09:28:00Z" w16du:dateUtc="2026-03-20T01:28:00Z">
        <w:r w:rsidDel="0005267D">
          <w:rPr>
            <w:rFonts w:ascii="Times New Roman" w:eastAsia="宋体" w:hAnsi="Times New Roman"/>
            <w:sz w:val="21"/>
            <w:szCs w:val="21"/>
            <w:lang w:eastAsia="zh-CN"/>
          </w:rPr>
          <w:delText>中的内生化</w:delText>
        </w:r>
      </w:del>
      <w:del w:id="124" w:author="娄满榆 [2]" w:date="2026-03-20T09:46:00Z" w16du:dateUtc="2026-03-20T01:46:00Z">
        <w:r w:rsidDel="000D2223">
          <w:rPr>
            <w:rFonts w:ascii="Times New Roman" w:eastAsia="宋体" w:hAnsi="Times New Roman"/>
            <w:sz w:val="21"/>
            <w:szCs w:val="21"/>
            <w:lang w:eastAsia="zh-CN"/>
          </w:rPr>
          <w:delText>，并推动跨行业信贷再配置。（中国人民银行等，</w:delText>
        </w:r>
        <w:r w:rsidDel="000D2223">
          <w:rPr>
            <w:rFonts w:ascii="Times New Roman" w:eastAsia="宋体" w:hAnsi="Times New Roman"/>
            <w:sz w:val="21"/>
            <w:szCs w:val="21"/>
            <w:lang w:eastAsia="zh-CN"/>
          </w:rPr>
          <w:delText>2016</w:delText>
        </w:r>
        <w:r w:rsidDel="000D2223">
          <w:rPr>
            <w:rFonts w:ascii="Times New Roman" w:eastAsia="宋体" w:hAnsi="Times New Roman"/>
            <w:sz w:val="21"/>
            <w:szCs w:val="21"/>
            <w:lang w:eastAsia="zh-CN"/>
          </w:rPr>
          <w:delText>；</w:delText>
        </w:r>
        <w:r w:rsidDel="000D2223">
          <w:rPr>
            <w:rFonts w:ascii="Times New Roman" w:eastAsia="宋体" w:hAnsi="Times New Roman"/>
            <w:sz w:val="21"/>
            <w:szCs w:val="21"/>
            <w:lang w:eastAsia="zh-CN"/>
          </w:rPr>
          <w:delText>Huang et al., 2023</w:delText>
        </w:r>
        <w:r w:rsidDel="000D2223">
          <w:rPr>
            <w:rFonts w:ascii="Times New Roman" w:eastAsia="宋体" w:hAnsi="Times New Roman"/>
            <w:sz w:val="21"/>
            <w:szCs w:val="21"/>
            <w:lang w:eastAsia="zh-CN"/>
          </w:rPr>
          <w:delText>）</w:delText>
        </w:r>
      </w:del>
    </w:p>
    <w:p w14:paraId="151758CD" w14:textId="38AC319B"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在理论层面，绿色信贷的作用机理可以从环境规制理论、资源配置理论与波特假说三条线索加以理解。环境规制理论强调外部约束能够改变企业成本结构与行为边界，资源配置理论强调金融体系并非中性中介，</w:t>
      </w:r>
      <w:ins w:id="125" w:author="娄满榆 [2]" w:date="2026-03-20T09:30:00Z" w16du:dateUtc="2026-03-20T01:30:00Z">
        <w:r w:rsidR="0029638C">
          <w:rPr>
            <w:rFonts w:ascii="Times New Roman" w:eastAsia="宋体" w:hAnsi="Times New Roman" w:hint="eastAsia"/>
            <w:sz w:val="21"/>
            <w:szCs w:val="21"/>
            <w:lang w:eastAsia="zh-CN"/>
          </w:rPr>
          <w:t>其</w:t>
        </w:r>
      </w:ins>
      <w:ins w:id="126" w:author="娄满榆 [2]" w:date="2026-03-20T09:31:00Z" w16du:dateUtc="2026-03-20T01:31:00Z">
        <w:r w:rsidR="006967ED">
          <w:rPr>
            <w:rFonts w:ascii="Times New Roman" w:eastAsia="宋体" w:hAnsi="Times New Roman" w:hint="eastAsia"/>
            <w:sz w:val="21"/>
            <w:szCs w:val="21"/>
            <w:lang w:eastAsia="zh-CN"/>
          </w:rPr>
          <w:t>对</w:t>
        </w:r>
      </w:ins>
      <w:ins w:id="127" w:author="娄满榆 [2]" w:date="2026-03-20T09:30:00Z" w16du:dateUtc="2026-03-20T01:30:00Z">
        <w:r w:rsidR="0029638C">
          <w:rPr>
            <w:rFonts w:ascii="Times New Roman" w:eastAsia="宋体" w:hAnsi="Times New Roman" w:hint="eastAsia"/>
            <w:sz w:val="21"/>
            <w:szCs w:val="21"/>
            <w:lang w:eastAsia="zh-CN"/>
          </w:rPr>
          <w:t>产业结构</w:t>
        </w:r>
      </w:ins>
      <w:ins w:id="128" w:author="娄满榆 [2]" w:date="2026-03-20T09:35:00Z" w16du:dateUtc="2026-03-20T01:35:00Z">
        <w:r w:rsidR="004B2366">
          <w:rPr>
            <w:rFonts w:ascii="Times New Roman" w:eastAsia="宋体" w:hAnsi="Times New Roman" w:hint="eastAsia"/>
            <w:sz w:val="21"/>
            <w:szCs w:val="21"/>
            <w:lang w:eastAsia="zh-CN"/>
          </w:rPr>
          <w:t>及其</w:t>
        </w:r>
      </w:ins>
      <w:ins w:id="129" w:author="娄满榆 [2]" w:date="2026-03-20T09:31:00Z" w16du:dateUtc="2026-03-20T01:31:00Z">
        <w:r w:rsidR="0029638C">
          <w:rPr>
            <w:rFonts w:ascii="Times New Roman" w:eastAsia="宋体" w:hAnsi="Times New Roman" w:hint="eastAsia"/>
            <w:sz w:val="21"/>
            <w:szCs w:val="21"/>
            <w:lang w:eastAsia="zh-CN"/>
          </w:rPr>
          <w:t>转型进程</w:t>
        </w:r>
        <w:r w:rsidR="006967ED">
          <w:rPr>
            <w:rFonts w:ascii="Times New Roman" w:eastAsia="宋体" w:hAnsi="Times New Roman" w:hint="eastAsia"/>
            <w:sz w:val="21"/>
            <w:szCs w:val="21"/>
            <w:lang w:eastAsia="zh-CN"/>
          </w:rPr>
          <w:t>具有影响</w:t>
        </w:r>
        <w:r w:rsidR="0029638C">
          <w:rPr>
            <w:rFonts w:ascii="Times New Roman" w:eastAsia="宋体" w:hAnsi="Times New Roman" w:hint="eastAsia"/>
            <w:sz w:val="21"/>
            <w:szCs w:val="21"/>
            <w:lang w:eastAsia="zh-CN"/>
          </w:rPr>
          <w:t>。</w:t>
        </w:r>
      </w:ins>
      <w:r>
        <w:rPr>
          <w:rFonts w:ascii="Times New Roman" w:eastAsia="宋体" w:hAnsi="Times New Roman" w:hint="eastAsia"/>
          <w:sz w:val="21"/>
          <w:szCs w:val="21"/>
          <w:lang w:eastAsia="zh-CN"/>
        </w:rPr>
        <w:t>而</w:t>
      </w:r>
      <w:r>
        <w:rPr>
          <w:rFonts w:ascii="Times New Roman" w:eastAsia="宋体" w:hAnsi="Times New Roman"/>
          <w:sz w:val="21"/>
          <w:szCs w:val="21"/>
          <w:lang w:eastAsia="zh-CN"/>
        </w:rPr>
        <w:t>波特假说则指出，适度而有效的环境规制</w:t>
      </w:r>
      <w:del w:id="130" w:author="娄满榆 [2]" w:date="2026-03-20T09:31:00Z" w16du:dateUtc="2026-03-20T01:31:00Z">
        <w:r w:rsidDel="006967ED">
          <w:rPr>
            <w:rFonts w:ascii="Times New Roman" w:eastAsia="宋体" w:hAnsi="Times New Roman"/>
            <w:sz w:val="21"/>
            <w:szCs w:val="21"/>
            <w:lang w:eastAsia="zh-CN"/>
          </w:rPr>
          <w:delText>并不必然损害效率，反而</w:delText>
        </w:r>
      </w:del>
      <w:r>
        <w:rPr>
          <w:rFonts w:ascii="Times New Roman" w:eastAsia="宋体" w:hAnsi="Times New Roman"/>
          <w:sz w:val="21"/>
          <w:szCs w:val="21"/>
          <w:lang w:eastAsia="zh-CN"/>
        </w:rPr>
        <w:t>可能通过刺激企业技术创新和组织变革提高长期竞争力。（</w:t>
      </w:r>
      <w:r>
        <w:rPr>
          <w:rFonts w:ascii="Times New Roman" w:eastAsia="宋体" w:hAnsi="Times New Roman"/>
          <w:sz w:val="21"/>
          <w:szCs w:val="21"/>
          <w:lang w:eastAsia="zh-CN"/>
        </w:rPr>
        <w:t>Porter and van der Linde</w:t>
      </w:r>
      <w:r>
        <w:rPr>
          <w:rFonts w:ascii="Times New Roman" w:eastAsia="宋体" w:hAnsi="Times New Roman"/>
          <w:sz w:val="21"/>
          <w:szCs w:val="21"/>
          <w:lang w:eastAsia="zh-CN"/>
        </w:rPr>
        <w:t>，</w:t>
      </w:r>
      <w:r>
        <w:rPr>
          <w:rFonts w:ascii="Times New Roman" w:eastAsia="宋体" w:hAnsi="Times New Roman"/>
          <w:sz w:val="21"/>
          <w:szCs w:val="21"/>
          <w:lang w:eastAsia="zh-CN"/>
        </w:rPr>
        <w:t>1995</w:t>
      </w:r>
      <w:r>
        <w:rPr>
          <w:rFonts w:ascii="Times New Roman" w:eastAsia="宋体" w:hAnsi="Times New Roman"/>
          <w:sz w:val="21"/>
          <w:szCs w:val="21"/>
          <w:lang w:eastAsia="zh-CN"/>
        </w:rPr>
        <w:t>）</w:t>
      </w:r>
    </w:p>
    <w:p w14:paraId="3BB67435" w14:textId="5EA1E91D" w:rsidR="001C159B" w:rsidRPr="00F11F0B" w:rsidRDefault="000D2223" w:rsidP="00F11F0B">
      <w:pPr>
        <w:spacing w:after="0" w:line="360" w:lineRule="auto"/>
        <w:ind w:firstLine="420"/>
        <w:jc w:val="both"/>
        <w:rPr>
          <w:rFonts w:ascii="Times New Roman" w:eastAsia="宋体" w:hAnsi="Times New Roman"/>
          <w:sz w:val="21"/>
          <w:szCs w:val="21"/>
          <w:lang w:eastAsia="zh-CN"/>
          <w:rPrChange w:id="131" w:author="娄满榆 [2]" w:date="2026-03-20T09:47:00Z" w16du:dateUtc="2026-03-20T01:47:00Z">
            <w:rPr>
              <w:sz w:val="21"/>
              <w:szCs w:val="21"/>
              <w:lang w:eastAsia="zh-CN"/>
            </w:rPr>
          </w:rPrChange>
        </w:rPr>
      </w:pPr>
      <w:ins w:id="132" w:author="娄满榆 [2]" w:date="2026-03-20T09:46:00Z" w16du:dateUtc="2026-03-20T01:46:00Z">
        <w:r>
          <w:rPr>
            <w:rFonts w:ascii="Times New Roman" w:eastAsia="宋体" w:hAnsi="Times New Roman"/>
            <w:sz w:val="21"/>
            <w:szCs w:val="21"/>
            <w:lang w:eastAsia="zh-CN"/>
          </w:rPr>
          <w:t>从制度功能看，绿色信贷兼具约束与引导双重</w:t>
        </w:r>
        <w:r>
          <w:rPr>
            <w:rFonts w:ascii="Times New Roman" w:eastAsia="宋体" w:hAnsi="Times New Roman" w:hint="eastAsia"/>
            <w:sz w:val="21"/>
            <w:szCs w:val="21"/>
            <w:lang w:eastAsia="zh-CN"/>
          </w:rPr>
          <w:t>作用。</w:t>
        </w:r>
        <w:r>
          <w:rPr>
            <w:rFonts w:ascii="Times New Roman" w:eastAsia="宋体" w:hAnsi="Times New Roman"/>
            <w:sz w:val="21"/>
            <w:szCs w:val="21"/>
            <w:lang w:eastAsia="zh-CN"/>
          </w:rPr>
          <w:t>一方面，绿色信贷</w:t>
        </w:r>
        <w:r>
          <w:rPr>
            <w:rFonts w:ascii="Times New Roman" w:eastAsia="宋体" w:hAnsi="Times New Roman" w:hint="eastAsia"/>
            <w:sz w:val="21"/>
            <w:szCs w:val="21"/>
            <w:lang w:eastAsia="zh-CN"/>
          </w:rPr>
          <w:t>对环保、可持续发展行业的</w:t>
        </w:r>
        <w:r>
          <w:rPr>
            <w:rFonts w:ascii="Times New Roman" w:eastAsia="宋体" w:hAnsi="Times New Roman"/>
            <w:sz w:val="21"/>
            <w:szCs w:val="21"/>
            <w:lang w:eastAsia="zh-CN"/>
          </w:rPr>
          <w:t>激励机制和抑制高污染、高能耗行业贷款的约束机制，引导银行将信贷资源配置到绿色低碳领域；另一方面，绿色信贷通过将环境与社会风险纳入授信审批和贷后管理，</w:t>
        </w:r>
        <w:r>
          <w:rPr>
            <w:rFonts w:ascii="Times New Roman" w:eastAsia="宋体" w:hAnsi="Times New Roman" w:hint="eastAsia"/>
            <w:sz w:val="21"/>
            <w:szCs w:val="21"/>
            <w:lang w:eastAsia="zh-CN"/>
          </w:rPr>
          <w:t>将</w:t>
        </w:r>
        <w:r>
          <w:rPr>
            <w:rFonts w:ascii="Times New Roman" w:eastAsia="宋体" w:hAnsi="Times New Roman"/>
            <w:sz w:val="21"/>
            <w:szCs w:val="21"/>
            <w:lang w:eastAsia="zh-CN"/>
          </w:rPr>
          <w:t>环境风险</w:t>
        </w:r>
        <w:r>
          <w:rPr>
            <w:rFonts w:ascii="Times New Roman" w:eastAsia="宋体" w:hAnsi="Times New Roman" w:hint="eastAsia"/>
            <w:sz w:val="21"/>
            <w:szCs w:val="21"/>
            <w:lang w:eastAsia="zh-CN"/>
          </w:rPr>
          <w:t>纳入</w:t>
        </w:r>
        <w:r>
          <w:rPr>
            <w:rFonts w:ascii="Times New Roman" w:eastAsia="宋体" w:hAnsi="Times New Roman"/>
            <w:sz w:val="21"/>
            <w:szCs w:val="21"/>
            <w:lang w:eastAsia="zh-CN"/>
          </w:rPr>
          <w:t>银行信贷决策，并推动跨行业信贷再配置。（中国人民银行等，</w:t>
        </w:r>
        <w:r>
          <w:rPr>
            <w:rFonts w:ascii="Times New Roman" w:eastAsia="宋体" w:hAnsi="Times New Roman"/>
            <w:sz w:val="21"/>
            <w:szCs w:val="21"/>
            <w:lang w:eastAsia="zh-CN"/>
          </w:rPr>
          <w:t>2016</w:t>
        </w:r>
        <w:r>
          <w:rPr>
            <w:rFonts w:ascii="Times New Roman" w:eastAsia="宋体" w:hAnsi="Times New Roman"/>
            <w:sz w:val="21"/>
            <w:szCs w:val="21"/>
            <w:lang w:eastAsia="zh-CN"/>
          </w:rPr>
          <w:t>；</w:t>
        </w:r>
        <w:r>
          <w:rPr>
            <w:rFonts w:ascii="Times New Roman" w:eastAsia="宋体" w:hAnsi="Times New Roman"/>
            <w:sz w:val="21"/>
            <w:szCs w:val="21"/>
            <w:lang w:eastAsia="zh-CN"/>
          </w:rPr>
          <w:t>Huang et al., 2023</w:t>
        </w:r>
        <w:r>
          <w:rPr>
            <w:rFonts w:ascii="Times New Roman" w:eastAsia="宋体" w:hAnsi="Times New Roman"/>
            <w:sz w:val="21"/>
            <w:szCs w:val="21"/>
            <w:lang w:eastAsia="zh-CN"/>
          </w:rPr>
          <w:t>）</w:t>
        </w:r>
      </w:ins>
      <w:r w:rsidR="00F72DFD">
        <w:rPr>
          <w:rFonts w:ascii="Times New Roman" w:eastAsia="宋体" w:hAnsi="Times New Roman"/>
          <w:sz w:val="21"/>
          <w:szCs w:val="21"/>
          <w:lang w:eastAsia="zh-CN"/>
        </w:rPr>
        <w:t>不过，绿色信贷是否一定能够带来产业升级，并不存在单一确定答案。对于绿色项目和低碳行业而言，绿色信贷通常意味着融资便利与资本成本下降；而对于高耗能、高排放行业而言，绿色信贷可能首先表现为融资收缩与财务约束强化。因此，绿色信贷既可能成为倒逼转型的制度工具，也可能在短期内形成融资挤压的副作用，这正构成了本文后续实证分析的理论前提。</w:t>
      </w:r>
    </w:p>
    <w:p w14:paraId="6194F6E2"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（二）绿色信贷政策效应的既有研究</w:t>
      </w:r>
    </w:p>
    <w:p w14:paraId="2AD02FF1"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围绕绿色信贷及相关绿色金融政策的效果，现有文献大体可以分为三类。</w:t>
      </w:r>
    </w:p>
    <w:p w14:paraId="0FCC035A" w14:textId="4C634EED"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第一类文献关注绿色金融对绿色创新的促进作用。相关研究通常认为，绿色金融政策通过强化环境约束、改善信息披露和引导企业调整资金用途，能够提升污染行业和高碳企业的绿色创新水平。</w:t>
      </w:r>
      <w:del w:id="133" w:author="娄满榆" w:date="2026-03-20T00:12:00Z">
        <w:r w:rsidDel="004B5BB1">
          <w:rPr>
            <w:rFonts w:ascii="Times New Roman" w:eastAsia="宋体" w:hAnsi="Times New Roman"/>
            <w:sz w:val="21"/>
            <w:szCs w:val="21"/>
            <w:lang w:eastAsia="zh-CN"/>
          </w:rPr>
          <w:delText>以绿色金融改革创新试验区为例，</w:delText>
        </w:r>
      </w:del>
      <w:r>
        <w:rPr>
          <w:rFonts w:ascii="Times New Roman" w:eastAsia="宋体" w:hAnsi="Times New Roman"/>
          <w:sz w:val="21"/>
          <w:szCs w:val="21"/>
          <w:lang w:eastAsia="zh-CN"/>
        </w:rPr>
        <w:t>刘锦华等</w:t>
      </w:r>
      <w:ins w:id="134" w:author="娄满榆" w:date="2026-03-20T00:12:00Z">
        <w:r w:rsidR="004B5BB1">
          <w:rPr>
            <w:rFonts w:ascii="Times New Roman" w:eastAsia="宋体" w:hAnsi="Times New Roman"/>
            <w:sz w:val="21"/>
            <w:szCs w:val="21"/>
            <w:lang w:eastAsia="zh-CN"/>
          </w:rPr>
          <w:t>以绿色金融改革创新试验区为例，</w:t>
        </w:r>
      </w:ins>
      <w:r>
        <w:rPr>
          <w:rFonts w:ascii="Times New Roman" w:eastAsia="宋体" w:hAnsi="Times New Roman"/>
          <w:sz w:val="21"/>
          <w:szCs w:val="21"/>
          <w:lang w:eastAsia="zh-CN"/>
        </w:rPr>
        <w:t>利用三重差分模型发现，绿色金融试点</w:t>
      </w:r>
      <w:r>
        <w:rPr>
          <w:rFonts w:ascii="Times New Roman" w:eastAsia="宋体" w:hAnsi="Times New Roman"/>
          <w:sz w:val="21"/>
          <w:szCs w:val="21"/>
          <w:lang w:eastAsia="zh-CN"/>
        </w:rPr>
        <w:lastRenderedPageBreak/>
        <w:t>政策显著提升了试点地区污染行业企业的绿色创新，其作用机制既包括融资约束和媒体监督形成的外部压力，也包括企业加大创新资金与人才投入所形成的内部激励。（刘锦华等，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20A93C29"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二类文献关注绿色金融的减排效应。李慧等基于城市层面双重差分与空间计量模型发现，绿色金融改革创新试验区显著降低了试点城市工业碳排放总量和工业碳强度，并通过发展绿色信贷、优化能源消费结构与提升能源利用效率实现碳减排。这表明绿色金融政策并不只作用于企业微观行为，也可能通过产业和能源结构的再配置影响区域层面的低碳转型。（李慧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1775A7AB"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第三类文献则指出绿色信贷政策存在一定的约束性乃至抑制性后果，尤其是在高耗能企业样本中更为明显。</w:t>
      </w:r>
      <w:r>
        <w:rPr>
          <w:rFonts w:ascii="Times New Roman" w:eastAsia="宋体" w:hAnsi="Times New Roman"/>
          <w:sz w:val="21"/>
          <w:szCs w:val="21"/>
          <w:lang w:eastAsia="zh-CN"/>
        </w:rPr>
        <w:t>Wen</w:t>
      </w:r>
      <w:r>
        <w:rPr>
          <w:rFonts w:ascii="Times New Roman" w:eastAsia="宋体" w:hAnsi="Times New Roman"/>
          <w:sz w:val="21"/>
          <w:szCs w:val="21"/>
          <w:lang w:eastAsia="zh-CN"/>
        </w:rPr>
        <w:t>等基于中国上市公司数据，将</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年《绿色信贷指引》视为准自然实验，发现该政策对被处理企业的研发强度和全要素生产率产生了显著负向影响，同时减少了银行信贷供给、降低了银行信贷配置效率。（</w:t>
      </w:r>
      <w:r>
        <w:rPr>
          <w:rFonts w:ascii="Times New Roman" w:eastAsia="宋体" w:hAnsi="Times New Roman"/>
          <w:sz w:val="21"/>
          <w:szCs w:val="21"/>
          <w:lang w:eastAsia="zh-CN"/>
        </w:rPr>
        <w:t>Wen et al.</w:t>
      </w:r>
      <w:r>
        <w:rPr>
          <w:rFonts w:ascii="Times New Roman" w:eastAsia="宋体" w:hAnsi="Times New Roman"/>
          <w:sz w:val="21"/>
          <w:szCs w:val="21"/>
          <w:lang w:eastAsia="zh-CN"/>
        </w:rPr>
        <w:t>，</w:t>
      </w:r>
      <w:r>
        <w:rPr>
          <w:rFonts w:ascii="Times New Roman" w:eastAsia="宋体" w:hAnsi="Times New Roman"/>
          <w:sz w:val="21"/>
          <w:szCs w:val="21"/>
          <w:lang w:eastAsia="zh-CN"/>
        </w:rPr>
        <w:t>2021</w:t>
      </w:r>
      <w:r>
        <w:rPr>
          <w:rFonts w:ascii="Times New Roman" w:eastAsia="宋体" w:hAnsi="Times New Roman"/>
          <w:sz w:val="21"/>
          <w:szCs w:val="21"/>
          <w:lang w:eastAsia="zh-CN"/>
        </w:rPr>
        <w:t>）</w:t>
      </w:r>
    </w:p>
    <w:p w14:paraId="17AE1C7F"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综合来看，现有研究已较为充分地讨论了绿色信贷或绿色金融的创新效应、减排效应与融资约束效应，但结论并不完全一致。造成这种差异的重要原因在于，不同研究所采用的政策对象、样本层级、行业范围和识别窗口并不相同。尤其对于煤炭等传统高碳行业而言，绿色信贷的影响更可能具有阶段性、结构性与区域异质性，难以用单一方向概括。</w:t>
      </w:r>
    </w:p>
    <w:p w14:paraId="0D87F1A8"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（三）资源型地区煤炭转型研究</w:t>
      </w:r>
    </w:p>
    <w:p w14:paraId="334E7261" w14:textId="623269E0"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与一般工业地区相比，资源型地区的绿色转型具有更强的复杂性。长期以来，资源型地区依赖化石能源获取增长红利，容易形成资本、产业、财政和就业对高碳部门的多重锁定。随着碳约束强化，这种传统</w:t>
      </w:r>
      <w:ins w:id="135" w:author="娄满榆" w:date="2026-03-20T00:13:00Z">
        <w:r w:rsidR="004B5BB1">
          <w:rPr>
            <w:rFonts w:ascii="Times New Roman" w:eastAsia="宋体" w:hAnsi="Times New Roman" w:hint="eastAsia"/>
            <w:sz w:val="21"/>
            <w:szCs w:val="21"/>
            <w:lang w:eastAsia="zh-CN"/>
          </w:rPr>
          <w:t>“</w:t>
        </w:r>
      </w:ins>
      <w:del w:id="136" w:author="娄满榆" w:date="2026-03-20T00:13: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资源诅咒</w:t>
      </w:r>
      <w:ins w:id="137" w:author="娄满榆" w:date="2026-03-20T00:13:00Z">
        <w:r w:rsidR="004B5BB1">
          <w:rPr>
            <w:rFonts w:ascii="Times New Roman" w:eastAsia="宋体" w:hAnsi="Times New Roman" w:hint="eastAsia"/>
            <w:sz w:val="21"/>
            <w:szCs w:val="21"/>
            <w:lang w:eastAsia="zh-CN"/>
          </w:rPr>
          <w:t>”</w:t>
        </w:r>
      </w:ins>
      <w:del w:id="138" w:author="娄满榆" w:date="2026-03-20T00:13: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进一步演化为</w:t>
      </w:r>
      <w:ins w:id="139" w:author="娄满榆" w:date="2026-03-20T00:13:00Z">
        <w:r w:rsidR="004B5BB1">
          <w:rPr>
            <w:rFonts w:ascii="Times New Roman" w:eastAsia="宋体" w:hAnsi="Times New Roman" w:hint="eastAsia"/>
            <w:sz w:val="21"/>
            <w:szCs w:val="21"/>
            <w:lang w:eastAsia="zh-CN"/>
          </w:rPr>
          <w:t>“</w:t>
        </w:r>
      </w:ins>
      <w:del w:id="140" w:author="娄满榆" w:date="2026-03-20T00:13: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碳诅咒</w:t>
      </w:r>
      <w:ins w:id="141" w:author="娄满榆" w:date="2026-03-20T00:13:00Z">
        <w:r w:rsidR="004B5BB1">
          <w:rPr>
            <w:rFonts w:ascii="Times New Roman" w:eastAsia="宋体" w:hAnsi="Times New Roman" w:hint="eastAsia"/>
            <w:sz w:val="21"/>
            <w:szCs w:val="21"/>
            <w:lang w:eastAsia="zh-CN"/>
          </w:rPr>
          <w:t>”</w:t>
        </w:r>
      </w:ins>
      <w:del w:id="142" w:author="娄满榆" w:date="2026-03-20T00:13: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：一方面，地区经济增长高度依赖碳密集型产业；</w:t>
      </w:r>
      <w:r>
        <w:rPr>
          <w:rFonts w:ascii="Times New Roman" w:eastAsia="宋体" w:hAnsi="Times New Roman" w:hint="eastAsia"/>
          <w:sz w:val="21"/>
          <w:szCs w:val="21"/>
          <w:lang w:eastAsia="zh-CN"/>
        </w:rPr>
        <w:t>另一方面，转型成本高、替代产业培育慢，使其更难在短期内完成低碳转换。</w:t>
      </w:r>
      <w:r>
        <w:rPr>
          <w:rFonts w:ascii="Times New Roman" w:eastAsia="宋体" w:hAnsi="Times New Roman"/>
          <w:sz w:val="21"/>
          <w:szCs w:val="21"/>
          <w:lang w:eastAsia="zh-CN"/>
        </w:rPr>
        <w:t>（施晓燕、史代敏，</w:t>
      </w:r>
      <w:r>
        <w:rPr>
          <w:rFonts w:ascii="Times New Roman" w:eastAsia="宋体" w:hAnsi="Times New Roman"/>
          <w:sz w:val="21"/>
          <w:szCs w:val="21"/>
          <w:lang w:eastAsia="zh-CN"/>
        </w:rPr>
        <w:t>2024</w:t>
      </w:r>
      <w:r>
        <w:rPr>
          <w:rFonts w:ascii="Times New Roman" w:eastAsia="宋体" w:hAnsi="Times New Roman" w:hint="eastAsia"/>
          <w:sz w:val="21"/>
          <w:szCs w:val="21"/>
          <w:lang w:eastAsia="zh-CN"/>
        </w:rPr>
        <w:t>；</w:t>
      </w:r>
      <w:r>
        <w:rPr>
          <w:rFonts w:ascii="Times New Roman" w:eastAsia="宋体" w:hAnsi="Times New Roman"/>
          <w:sz w:val="21"/>
          <w:szCs w:val="21"/>
          <w:lang w:eastAsia="zh-CN"/>
        </w:rPr>
        <w:t>联合国开发计划署，</w:t>
      </w:r>
      <w:r>
        <w:rPr>
          <w:rFonts w:ascii="Times New Roman" w:eastAsia="宋体" w:hAnsi="Times New Roman"/>
          <w:sz w:val="21"/>
          <w:szCs w:val="21"/>
          <w:lang w:eastAsia="zh-CN"/>
        </w:rPr>
        <w:t>2023</w:t>
      </w:r>
      <w:r>
        <w:rPr>
          <w:rFonts w:ascii="Times New Roman" w:eastAsia="宋体" w:hAnsi="Times New Roman"/>
          <w:sz w:val="21"/>
          <w:szCs w:val="21"/>
          <w:lang w:eastAsia="zh-CN"/>
        </w:rPr>
        <w:t>）</w:t>
      </w:r>
    </w:p>
    <w:p w14:paraId="6386BD7E" w14:textId="60EC80B3"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施晓燕、史代敏指出，资源型省份更倾向于碳密集型发展，而绿色金融可以通过缓解资本价格扭曲、促进碳排放与经济增长脱钩，为破解</w:t>
      </w:r>
      <w:ins w:id="143" w:author="娄满榆 [2]" w:date="2026-03-20T09:48:00Z" w16du:dateUtc="2026-03-20T01:48:00Z">
        <w:r w:rsidR="006930E2">
          <w:rPr>
            <w:rFonts w:ascii="Times New Roman" w:eastAsia="宋体" w:hAnsi="Times New Roman" w:hint="eastAsia"/>
            <w:sz w:val="21"/>
            <w:szCs w:val="21"/>
            <w:lang w:eastAsia="zh-CN"/>
          </w:rPr>
          <w:t>“</w:t>
        </w:r>
      </w:ins>
      <w:del w:id="144" w:author="娄满榆 [2]" w:date="2026-03-20T09:47:00Z" w16du:dateUtc="2026-03-20T01:47:00Z">
        <w:r w:rsidDel="006930E2">
          <w:rPr>
            <w:rFonts w:ascii="Times New Roman" w:eastAsia="宋体" w:hAnsi="Times New Roman"/>
            <w:sz w:val="21"/>
            <w:szCs w:val="21"/>
            <w:lang w:eastAsia="zh-CN"/>
          </w:rPr>
          <w:delText>“</w:delText>
        </w:r>
      </w:del>
      <w:r>
        <w:rPr>
          <w:rFonts w:ascii="Times New Roman" w:eastAsia="宋体" w:hAnsi="Times New Roman"/>
          <w:sz w:val="21"/>
          <w:szCs w:val="21"/>
          <w:lang w:eastAsia="zh-CN"/>
        </w:rPr>
        <w:t>碳诅咒</w:t>
      </w:r>
      <w:ins w:id="145" w:author="娄满榆 [2]" w:date="2026-03-20T09:48:00Z" w16du:dateUtc="2026-03-20T01:48:00Z">
        <w:r w:rsidR="006930E2">
          <w:rPr>
            <w:rFonts w:ascii="Times New Roman" w:eastAsia="宋体" w:hAnsi="Times New Roman" w:hint="eastAsia"/>
            <w:sz w:val="21"/>
            <w:szCs w:val="21"/>
            <w:lang w:eastAsia="zh-CN"/>
          </w:rPr>
          <w:t>”</w:t>
        </w:r>
      </w:ins>
      <w:del w:id="146" w:author="娄满榆 [2]" w:date="2026-03-20T09:48:00Z" w16du:dateUtc="2026-03-20T01:48:00Z">
        <w:r w:rsidDel="006930E2">
          <w:rPr>
            <w:rFonts w:ascii="Times New Roman" w:eastAsia="宋体" w:hAnsi="Times New Roman"/>
            <w:sz w:val="21"/>
            <w:szCs w:val="21"/>
            <w:lang w:eastAsia="zh-CN"/>
          </w:rPr>
          <w:delText>”</w:delText>
        </w:r>
      </w:del>
      <w:r>
        <w:rPr>
          <w:rFonts w:ascii="Times New Roman" w:eastAsia="宋体" w:hAnsi="Times New Roman"/>
          <w:sz w:val="21"/>
          <w:szCs w:val="21"/>
          <w:lang w:eastAsia="zh-CN"/>
        </w:rPr>
        <w:t>提供重要路径。（施晓燕、史代敏，</w:t>
      </w:r>
      <w:r>
        <w:rPr>
          <w:rFonts w:ascii="Times New Roman" w:eastAsia="宋体" w:hAnsi="Times New Roman"/>
          <w:sz w:val="21"/>
          <w:szCs w:val="21"/>
          <w:lang w:eastAsia="zh-CN"/>
        </w:rPr>
        <w:t>2024</w:t>
      </w:r>
      <w:r>
        <w:rPr>
          <w:rFonts w:ascii="Times New Roman" w:eastAsia="宋体" w:hAnsi="Times New Roman"/>
          <w:sz w:val="21"/>
          <w:szCs w:val="21"/>
          <w:lang w:eastAsia="zh-CN"/>
        </w:rPr>
        <w:t>）</w:t>
      </w:r>
      <w:r>
        <w:rPr>
          <w:rFonts w:ascii="Times New Roman" w:eastAsia="宋体" w:hAnsi="Times New Roman"/>
          <w:sz w:val="21"/>
          <w:szCs w:val="21"/>
          <w:lang w:eastAsia="zh-CN"/>
        </w:rPr>
        <w:t xml:space="preserve"> </w:t>
      </w:r>
      <w:r>
        <w:rPr>
          <w:rFonts w:ascii="Times New Roman" w:eastAsia="宋体" w:hAnsi="Times New Roman"/>
          <w:sz w:val="21"/>
          <w:szCs w:val="21"/>
          <w:lang w:eastAsia="zh-CN"/>
        </w:rPr>
        <w:t>这一判断为本文从金融视角审视煤炭主产区低碳转型提供了直接启发。</w:t>
      </w:r>
    </w:p>
    <w:p w14:paraId="432064D6" w14:textId="28A143E2"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从晋蒙比较看，两地差异</w:t>
      </w:r>
      <w:del w:id="147" w:author="娄满榆 [2]" w:date="2026-03-20T09:49:00Z" w16du:dateUtc="2026-03-20T01:49:00Z">
        <w:r w:rsidDel="00A36540">
          <w:rPr>
            <w:rFonts w:ascii="Times New Roman" w:eastAsia="宋体" w:hAnsi="Times New Roman"/>
            <w:sz w:val="21"/>
            <w:szCs w:val="21"/>
            <w:lang w:eastAsia="zh-CN"/>
          </w:rPr>
          <w:delText>恰恰</w:delText>
        </w:r>
      </w:del>
      <w:r>
        <w:rPr>
          <w:rFonts w:ascii="Times New Roman" w:eastAsia="宋体" w:hAnsi="Times New Roman"/>
          <w:sz w:val="21"/>
          <w:szCs w:val="21"/>
          <w:lang w:eastAsia="zh-CN"/>
        </w:rPr>
        <w:t>说明资源型地区不能被简单同质化处理。山西的产业体系更突出煤焦钢电深度耦合特征，传统产业链条长、存量资产重，决定了其低碳转型必须更多依赖既有产业体系内部的</w:t>
      </w:r>
      <w:ins w:id="148" w:author="娄满榆 [2]" w:date="2026-03-20T09:48:00Z" w16du:dateUtc="2026-03-20T01:48:00Z">
        <w:r w:rsidR="00767065">
          <w:rPr>
            <w:rFonts w:ascii="Times New Roman" w:eastAsia="宋体" w:hAnsi="Times New Roman" w:hint="eastAsia"/>
            <w:sz w:val="21"/>
            <w:szCs w:val="21"/>
            <w:lang w:eastAsia="zh-CN"/>
          </w:rPr>
          <w:t>技术</w:t>
        </w:r>
      </w:ins>
      <w:del w:id="149" w:author="娄满榆 [2]" w:date="2026-03-20T09:48:00Z" w16du:dateUtc="2026-03-20T01:48:00Z">
        <w:r w:rsidDel="00767065">
          <w:rPr>
            <w:rFonts w:ascii="Times New Roman" w:eastAsia="宋体" w:hAnsi="Times New Roman"/>
            <w:sz w:val="21"/>
            <w:szCs w:val="21"/>
            <w:lang w:eastAsia="zh-CN"/>
          </w:rPr>
          <w:delText>技改</w:delText>
        </w:r>
      </w:del>
      <w:r>
        <w:rPr>
          <w:rFonts w:ascii="Times New Roman" w:eastAsia="宋体" w:hAnsi="Times New Roman"/>
          <w:sz w:val="21"/>
          <w:szCs w:val="21"/>
          <w:lang w:eastAsia="zh-CN"/>
        </w:rPr>
        <w:t>升级与效率提升；内蒙古则具有更强的能源结构替代潜力，其新能源装机已在</w:t>
      </w:r>
      <w:r>
        <w:rPr>
          <w:rFonts w:ascii="Times New Roman" w:eastAsia="宋体" w:hAnsi="Times New Roman"/>
          <w:sz w:val="21"/>
          <w:szCs w:val="21"/>
          <w:lang w:eastAsia="zh-CN"/>
        </w:rPr>
        <w:t>2024</w:t>
      </w:r>
      <w:r>
        <w:rPr>
          <w:rFonts w:ascii="Times New Roman" w:eastAsia="宋体" w:hAnsi="Times New Roman"/>
          <w:sz w:val="21"/>
          <w:szCs w:val="21"/>
          <w:lang w:eastAsia="zh-CN"/>
        </w:rPr>
        <w:t>年底超过火电装机，表明其具备较强的增量重构基础。</w:t>
      </w:r>
      <w:del w:id="150" w:author="娄满榆" w:date="2026-03-20T00:24:00Z">
        <w:r w:rsidDel="00C26C83">
          <w:rPr>
            <w:rFonts w:ascii="Times New Roman" w:eastAsia="宋体" w:hAnsi="Times New Roman"/>
            <w:sz w:val="21"/>
            <w:szCs w:val="21"/>
            <w:lang w:eastAsia="zh-CN"/>
          </w:rPr>
          <w:delText>但从本文实证结果看，当前能够被较清晰识别的仍主要是效率改善与污染治理效应，而结构替代效应尚未被稳健捕捉。</w:delText>
        </w:r>
      </w:del>
      <w:r>
        <w:rPr>
          <w:rFonts w:ascii="Times New Roman" w:eastAsia="宋体" w:hAnsi="Times New Roman"/>
          <w:sz w:val="21"/>
          <w:szCs w:val="21"/>
          <w:lang w:eastAsia="zh-CN"/>
        </w:rPr>
        <w:t>（山西省统计局、国家统计局山西调查总队，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4CC94C5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lastRenderedPageBreak/>
        <w:t>正因为资源型地区内部存在如此明显的差异，如果仍将其作为统一整体进行研究，就容易掩盖绿色信贷政策在不同情境下的真实效果。也正是在这一点上，晋蒙比较具有突出的研究价值。</w:t>
      </w:r>
    </w:p>
    <w:p w14:paraId="6181B2D0"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（四）文献述评与研究不足</w:t>
      </w:r>
    </w:p>
    <w:p w14:paraId="47B5CB46"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总体来看，现有研究已经从制度演进、政策效应和资源型地区绿色转型等多个角度，为本文奠定了基础，但仍存在三方面不足。</w:t>
      </w:r>
    </w:p>
    <w:p w14:paraId="244423FC"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一，既有研究虽然关注绿色信贷或绿色金融的创新效应与减排效应，但多数以全国样本、城市样本或上市公司样本为主，对煤炭行业这一高碳产业链核心部门的针对性讨论仍然不足。尤其是对煤炭产业如何在绿色信贷约束下实现低碳转型，文献尚缺少兼顾行业属性与区域差异的系统分析。</w:t>
      </w:r>
    </w:p>
    <w:p w14:paraId="65252F12" w14:textId="1888EF0B"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第二，已有关于资源型地区的研究往往将其视为同质对象，强调</w:t>
      </w:r>
      <w:ins w:id="151" w:author="娄满榆 [2]" w:date="2026-03-20T09:50:00Z" w16du:dateUtc="2026-03-20T01:50:00Z">
        <w:r w:rsidR="00F2087E">
          <w:rPr>
            <w:rFonts w:ascii="Times New Roman" w:eastAsia="宋体" w:hAnsi="Times New Roman" w:hint="eastAsia"/>
            <w:sz w:val="21"/>
            <w:szCs w:val="21"/>
            <w:lang w:eastAsia="zh-CN"/>
          </w:rPr>
          <w:t>“</w:t>
        </w:r>
      </w:ins>
      <w:del w:id="152" w:author="娄满榆 [2]" w:date="2026-03-20T09:50:00Z" w16du:dateUtc="2026-03-20T01:50:00Z">
        <w:r w:rsidDel="00F2087E">
          <w:rPr>
            <w:rFonts w:ascii="Times New Roman" w:eastAsia="宋体" w:hAnsi="Times New Roman"/>
            <w:sz w:val="21"/>
            <w:szCs w:val="21"/>
            <w:lang w:eastAsia="zh-CN"/>
          </w:rPr>
          <w:delText>“</w:delText>
        </w:r>
      </w:del>
      <w:r>
        <w:rPr>
          <w:rFonts w:ascii="Times New Roman" w:eastAsia="宋体" w:hAnsi="Times New Roman"/>
          <w:sz w:val="21"/>
          <w:szCs w:val="21"/>
          <w:lang w:eastAsia="zh-CN"/>
        </w:rPr>
        <w:t>资源依赖</w:t>
      </w:r>
      <w:ins w:id="153" w:author="娄满榆 [2]" w:date="2026-03-20T09:50:00Z" w16du:dateUtc="2026-03-20T01:50:00Z">
        <w:r w:rsidR="00F2087E">
          <w:rPr>
            <w:rFonts w:ascii="Times New Roman" w:eastAsia="宋体" w:hAnsi="Times New Roman" w:hint="eastAsia"/>
            <w:sz w:val="21"/>
            <w:szCs w:val="21"/>
            <w:lang w:eastAsia="zh-CN"/>
          </w:rPr>
          <w:t>”</w:t>
        </w:r>
      </w:ins>
      <w:del w:id="154" w:author="娄满榆 [2]" w:date="2026-03-20T09:50:00Z" w16du:dateUtc="2026-03-20T01:50:00Z">
        <w:r w:rsidDel="00F2087E">
          <w:rPr>
            <w:rFonts w:ascii="Times New Roman" w:eastAsia="宋体" w:hAnsi="Times New Roman"/>
            <w:sz w:val="21"/>
            <w:szCs w:val="21"/>
            <w:lang w:eastAsia="zh-CN"/>
          </w:rPr>
          <w:delText>”</w:delText>
        </w:r>
      </w:del>
      <w:ins w:id="155" w:author="娄满榆 [2]" w:date="2026-03-20T09:50:00Z" w16du:dateUtc="2026-03-20T01:50:00Z">
        <w:r w:rsidR="00F2087E">
          <w:rPr>
            <w:rFonts w:ascii="Times New Roman" w:eastAsia="宋体" w:hAnsi="Times New Roman" w:hint="eastAsia"/>
            <w:sz w:val="21"/>
            <w:szCs w:val="21"/>
            <w:lang w:eastAsia="zh-CN"/>
          </w:rPr>
          <w:t>“</w:t>
        </w:r>
      </w:ins>
      <w:del w:id="156" w:author="娄满榆 [2]" w:date="2026-03-20T09:50:00Z" w16du:dateUtc="2026-03-20T01:50:00Z">
        <w:r w:rsidDel="00F2087E">
          <w:rPr>
            <w:rFonts w:ascii="Times New Roman" w:eastAsia="宋体" w:hAnsi="Times New Roman"/>
            <w:sz w:val="21"/>
            <w:szCs w:val="21"/>
            <w:lang w:eastAsia="zh-CN"/>
          </w:rPr>
          <w:delText>“</w:delText>
        </w:r>
      </w:del>
      <w:r>
        <w:rPr>
          <w:rFonts w:ascii="Times New Roman" w:eastAsia="宋体" w:hAnsi="Times New Roman"/>
          <w:sz w:val="21"/>
          <w:szCs w:val="21"/>
          <w:lang w:eastAsia="zh-CN"/>
        </w:rPr>
        <w:t>高碳锁定</w:t>
      </w:r>
      <w:ins w:id="157" w:author="娄满榆 [2]" w:date="2026-03-20T09:50:00Z" w16du:dateUtc="2026-03-20T01:50:00Z">
        <w:r w:rsidR="00F2087E">
          <w:rPr>
            <w:rFonts w:ascii="Times New Roman" w:eastAsia="宋体" w:hAnsi="Times New Roman" w:hint="eastAsia"/>
            <w:sz w:val="21"/>
            <w:szCs w:val="21"/>
            <w:lang w:eastAsia="zh-CN"/>
          </w:rPr>
          <w:t>”</w:t>
        </w:r>
      </w:ins>
      <w:del w:id="158" w:author="娄满榆 [2]" w:date="2026-03-20T09:50:00Z" w16du:dateUtc="2026-03-20T01:50:00Z">
        <w:r w:rsidDel="00F2087E">
          <w:rPr>
            <w:rFonts w:ascii="Times New Roman" w:eastAsia="宋体" w:hAnsi="Times New Roman"/>
            <w:sz w:val="21"/>
            <w:szCs w:val="21"/>
            <w:lang w:eastAsia="zh-CN"/>
          </w:rPr>
          <w:delText>”</w:delText>
        </w:r>
      </w:del>
      <w:r>
        <w:rPr>
          <w:rFonts w:ascii="Times New Roman" w:eastAsia="宋体" w:hAnsi="Times New Roman"/>
          <w:sz w:val="21"/>
          <w:szCs w:val="21"/>
          <w:lang w:eastAsia="zh-CN"/>
        </w:rPr>
        <w:t>等共性特征，却相对忽视资源禀赋差异、产业链深度差异和新能源替代空间差异对转型路径的决定性影响。</w:t>
      </w:r>
      <w:del w:id="159" w:author="娄满榆 [2]" w:date="2026-03-20T09:50:00Z" w16du:dateUtc="2026-03-20T01:50:00Z">
        <w:r w:rsidDel="00D856A4">
          <w:rPr>
            <w:rFonts w:ascii="Times New Roman" w:eastAsia="宋体" w:hAnsi="Times New Roman"/>
            <w:sz w:val="21"/>
            <w:szCs w:val="21"/>
            <w:lang w:eastAsia="zh-CN"/>
          </w:rPr>
          <w:delText>事实上，</w:delText>
        </w:r>
      </w:del>
      <w:r>
        <w:rPr>
          <w:rFonts w:ascii="Times New Roman" w:eastAsia="宋体" w:hAnsi="Times New Roman"/>
          <w:sz w:val="21"/>
          <w:szCs w:val="21"/>
          <w:lang w:eastAsia="zh-CN"/>
        </w:rPr>
        <w:t>山西与内蒙古虽然同为煤炭主产区，但前者更偏向存量产业链优化，后者更偏向增量能源替代，二者所需要的金融支持方式</w:t>
      </w:r>
      <w:del w:id="160" w:author="娄满榆 [2]" w:date="2026-03-20T09:51:00Z" w16du:dateUtc="2026-03-20T01:51:00Z">
        <w:r w:rsidDel="009B17AC">
          <w:rPr>
            <w:rFonts w:ascii="Times New Roman" w:eastAsia="宋体" w:hAnsi="Times New Roman"/>
            <w:sz w:val="21"/>
            <w:szCs w:val="21"/>
            <w:lang w:eastAsia="zh-CN"/>
          </w:rPr>
          <w:delText>显然</w:delText>
        </w:r>
      </w:del>
      <w:ins w:id="161" w:author="娄满榆 [2]" w:date="2026-03-20T09:51:00Z" w16du:dateUtc="2026-03-20T01:51:00Z">
        <w:r w:rsidR="009B17AC">
          <w:rPr>
            <w:rFonts w:ascii="Times New Roman" w:eastAsia="宋体" w:hAnsi="Times New Roman" w:hint="eastAsia"/>
            <w:sz w:val="21"/>
            <w:szCs w:val="21"/>
            <w:lang w:eastAsia="zh-CN"/>
          </w:rPr>
          <w:t>未必</w:t>
        </w:r>
      </w:ins>
      <w:del w:id="162" w:author="娄满榆 [2]" w:date="2026-03-20T09:51:00Z" w16du:dateUtc="2026-03-20T01:51:00Z">
        <w:r w:rsidDel="009B17AC">
          <w:rPr>
            <w:rFonts w:ascii="Times New Roman" w:eastAsia="宋体" w:hAnsi="Times New Roman"/>
            <w:sz w:val="21"/>
            <w:szCs w:val="21"/>
            <w:lang w:eastAsia="zh-CN"/>
          </w:rPr>
          <w:delText>并不</w:delText>
        </w:r>
      </w:del>
      <w:r>
        <w:rPr>
          <w:rFonts w:ascii="Times New Roman" w:eastAsia="宋体" w:hAnsi="Times New Roman"/>
          <w:sz w:val="21"/>
          <w:szCs w:val="21"/>
          <w:lang w:eastAsia="zh-CN"/>
        </w:rPr>
        <w:t>相同。（山西省统计局、国家统计局山西调查总队，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5E8BAC0A"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第三，从政策识别角度看，不少研究将近年的绿色金融或转型金融试点作为主要冲击点，考察窗口相对较短，不利于观察制度的累积效应。相较之下，</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年《绿色信贷指引》既是中国银行业将环境风险纳入信贷治理的关键制度节点，也为使用较长时间跨度开展政策评估提供了更合适的识别起点。（中国银行业监督管理委员会，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2F53E80E"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基于此，本文</w:t>
      </w:r>
      <w:del w:id="163" w:author="娄满榆 [2]" w:date="2026-03-20T09:50:00Z" w16du:dateUtc="2026-03-20T01:50:00Z">
        <w:r w:rsidDel="00D856A4">
          <w:rPr>
            <w:rFonts w:ascii="Times New Roman" w:eastAsia="宋体" w:hAnsi="Times New Roman"/>
            <w:sz w:val="21"/>
            <w:szCs w:val="21"/>
            <w:lang w:eastAsia="zh-CN"/>
          </w:rPr>
          <w:delText>拟</w:delText>
        </w:r>
      </w:del>
      <w:r>
        <w:rPr>
          <w:rFonts w:ascii="Times New Roman" w:eastAsia="宋体" w:hAnsi="Times New Roman"/>
          <w:sz w:val="21"/>
          <w:szCs w:val="21"/>
          <w:lang w:eastAsia="zh-CN"/>
        </w:rPr>
        <w:t>在现有研究基础上作出以下推进：以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制度冲击点，将山西与内蒙古置于统一政策背景下进行比较研究；在讨论绿色信贷一般政策效应的同时，重点揭示其在不同资源禀赋地区中的差异化作用路径；并将煤炭行业低碳转型置于存量优化与增量替代两种逻辑之中加以解释。本文希望说明，绿色信贷并非简单地越严越好或越多越好，其真正有效的前提在于与地区产业结构、资源禀赋和转型阶段实现匹配。</w:t>
      </w:r>
    </w:p>
    <w:p w14:paraId="40FA348E"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三、研究设计</w:t>
      </w:r>
    </w:p>
    <w:p w14:paraId="59BF12C3"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（一）研究思路与识别策略</w:t>
      </w:r>
    </w:p>
    <w:p w14:paraId="123FA141" w14:textId="77777777"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本文</w:t>
      </w:r>
      <w:del w:id="164" w:author="娄满榆 [2]" w:date="2026-03-20T09:50:00Z" w16du:dateUtc="2026-03-20T01:50:00Z">
        <w:r w:rsidDel="00520F2E">
          <w:rPr>
            <w:rFonts w:ascii="Times New Roman" w:eastAsia="宋体" w:hAnsi="Times New Roman" w:hint="eastAsia"/>
            <w:sz w:val="21"/>
            <w:szCs w:val="21"/>
            <w:lang w:eastAsia="zh-CN"/>
          </w:rPr>
          <w:delText>的</w:delText>
        </w:r>
      </w:del>
      <w:r>
        <w:rPr>
          <w:rFonts w:ascii="Times New Roman" w:eastAsia="宋体" w:hAnsi="Times New Roman"/>
          <w:sz w:val="21"/>
          <w:szCs w:val="21"/>
          <w:lang w:eastAsia="zh-CN"/>
        </w:rPr>
        <w:t>核心任务是识别</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年《绿色信贷指引》出台后，</w:t>
      </w:r>
      <w:r>
        <w:rPr>
          <w:rFonts w:ascii="Times New Roman" w:eastAsia="宋体" w:hAnsi="Times New Roman" w:hint="eastAsia"/>
          <w:sz w:val="21"/>
          <w:szCs w:val="21"/>
          <w:lang w:eastAsia="zh-CN"/>
        </w:rPr>
        <w:t>山西省和内蒙古自治区</w:t>
      </w:r>
      <w:r>
        <w:rPr>
          <w:rFonts w:ascii="Times New Roman" w:eastAsia="宋体" w:hAnsi="Times New Roman"/>
          <w:sz w:val="21"/>
          <w:szCs w:val="21"/>
          <w:lang w:eastAsia="zh-CN"/>
        </w:rPr>
        <w:t>是否出现了具有统计意义的低碳转型效应。</w:t>
      </w:r>
      <w:r>
        <w:rPr>
          <w:rFonts w:ascii="Times New Roman" w:eastAsia="宋体" w:hAnsi="Times New Roman" w:hint="eastAsia"/>
          <w:sz w:val="21"/>
          <w:szCs w:val="21"/>
          <w:lang w:eastAsia="zh-CN"/>
        </w:rPr>
        <w:t>为此，</w:t>
      </w:r>
      <w:r>
        <w:rPr>
          <w:rFonts w:ascii="Times New Roman" w:eastAsia="宋体" w:hAnsi="Times New Roman"/>
          <w:sz w:val="21"/>
          <w:szCs w:val="21"/>
          <w:lang w:eastAsia="zh-CN"/>
        </w:rPr>
        <w:t>本文将二者视为受到政策影响更强的处理组，并以其他省份作为对照组，构建双重差分模型进行识别，以期在全国统一政策冲击下，观察典型煤炭主产区是否表现出不同于一般地区的转型轨迹。进一步地，</w:t>
      </w:r>
      <w:r>
        <w:rPr>
          <w:rFonts w:ascii="Times New Roman" w:eastAsia="宋体" w:hAnsi="Times New Roman" w:hint="eastAsia"/>
          <w:sz w:val="21"/>
          <w:szCs w:val="21"/>
          <w:lang w:eastAsia="zh-CN"/>
        </w:rPr>
        <w:t>为</w:t>
      </w:r>
      <w:r>
        <w:rPr>
          <w:rFonts w:ascii="Times New Roman" w:eastAsia="宋体" w:hAnsi="Times New Roman"/>
          <w:sz w:val="21"/>
          <w:szCs w:val="21"/>
          <w:lang w:eastAsia="zh-CN"/>
        </w:rPr>
        <w:t>揭示绿色信贷政策的真实传导逻</w:t>
      </w:r>
      <w:r>
        <w:rPr>
          <w:rFonts w:ascii="Times New Roman" w:eastAsia="宋体" w:hAnsi="Times New Roman"/>
          <w:sz w:val="21"/>
          <w:szCs w:val="21"/>
          <w:lang w:eastAsia="zh-CN"/>
        </w:rPr>
        <w:lastRenderedPageBreak/>
        <w:t>辑</w:t>
      </w:r>
      <w:r>
        <w:rPr>
          <w:rFonts w:ascii="Times New Roman" w:eastAsia="宋体" w:hAnsi="Times New Roman" w:hint="eastAsia"/>
          <w:sz w:val="21"/>
          <w:szCs w:val="21"/>
          <w:lang w:eastAsia="zh-CN"/>
        </w:rPr>
        <w:t>，</w:t>
      </w:r>
      <w:r>
        <w:rPr>
          <w:rFonts w:ascii="Times New Roman" w:eastAsia="宋体" w:hAnsi="Times New Roman"/>
          <w:sz w:val="21"/>
          <w:szCs w:val="21"/>
          <w:lang w:eastAsia="zh-CN"/>
        </w:rPr>
        <w:t>本文在基准双重差分的基础上，继续从两个方向推进识别。其一，将山西与内蒙古分别从处理组中拆分出来，考察同一制度冲击下两地是否呈现差异化效应。其二，引入三重差分框架，以政策前绿色全要素生产率水平作为第三维分组，检验初始效率禀赋是否会影响政策实施后的边际改进幅度。这样安排的目的，在于把</w:t>
      </w:r>
      <w:r>
        <w:rPr>
          <w:rFonts w:ascii="Times New Roman" w:eastAsia="宋体" w:hAnsi="Times New Roman"/>
          <w:sz w:val="21"/>
          <w:szCs w:val="21"/>
          <w:lang w:eastAsia="zh-CN"/>
        </w:rPr>
        <w:t>“</w:t>
      </w:r>
      <w:r>
        <w:rPr>
          <w:rFonts w:ascii="Times New Roman" w:eastAsia="宋体" w:hAnsi="Times New Roman"/>
          <w:sz w:val="21"/>
          <w:szCs w:val="21"/>
          <w:lang w:eastAsia="zh-CN"/>
        </w:rPr>
        <w:t>政策是否有效</w:t>
      </w:r>
      <w:r>
        <w:rPr>
          <w:rFonts w:ascii="Times New Roman" w:eastAsia="宋体" w:hAnsi="Times New Roman"/>
          <w:sz w:val="21"/>
          <w:szCs w:val="21"/>
          <w:lang w:eastAsia="zh-CN"/>
        </w:rPr>
        <w:t>”</w:t>
      </w:r>
      <w:r>
        <w:rPr>
          <w:rFonts w:ascii="Times New Roman" w:eastAsia="宋体" w:hAnsi="Times New Roman"/>
          <w:sz w:val="21"/>
          <w:szCs w:val="21"/>
          <w:lang w:eastAsia="zh-CN"/>
        </w:rPr>
        <w:t>与</w:t>
      </w:r>
      <w:r>
        <w:rPr>
          <w:rFonts w:ascii="Times New Roman" w:eastAsia="宋体" w:hAnsi="Times New Roman"/>
          <w:sz w:val="21"/>
          <w:szCs w:val="21"/>
          <w:lang w:eastAsia="zh-CN"/>
        </w:rPr>
        <w:t>“</w:t>
      </w:r>
      <w:r>
        <w:rPr>
          <w:rFonts w:ascii="Times New Roman" w:eastAsia="宋体" w:hAnsi="Times New Roman"/>
          <w:sz w:val="21"/>
          <w:szCs w:val="21"/>
          <w:lang w:eastAsia="zh-CN"/>
        </w:rPr>
        <w:t>政策对谁更有效</w:t>
      </w:r>
      <w:r>
        <w:rPr>
          <w:rFonts w:ascii="Times New Roman" w:eastAsia="宋体" w:hAnsi="Times New Roman"/>
          <w:sz w:val="21"/>
          <w:szCs w:val="21"/>
          <w:lang w:eastAsia="zh-CN"/>
        </w:rPr>
        <w:t>”</w:t>
      </w:r>
      <w:r>
        <w:rPr>
          <w:rFonts w:ascii="Times New Roman" w:eastAsia="宋体" w:hAnsi="Times New Roman"/>
          <w:sz w:val="21"/>
          <w:szCs w:val="21"/>
          <w:lang w:eastAsia="zh-CN"/>
        </w:rPr>
        <w:t>区分开来，从而使经验分析与前文提出的资源禀赋差异、路径分化命题形成对应。</w:t>
      </w:r>
    </w:p>
    <w:p w14:paraId="2E19E8FF"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（二）模型设定</w:t>
      </w:r>
    </w:p>
    <w:p w14:paraId="330C42D3"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本文首先设定如下双重差分模型：</w:t>
      </w:r>
    </w:p>
    <w:p w14:paraId="786C575D" w14:textId="77777777" w:rsidR="001C159B" w:rsidRDefault="00000000">
      <w:pPr>
        <w:jc w:val="center"/>
        <w:rPr>
          <w:rFonts w:ascii="Times New Roman" w:hAnsi="Times New Roman" w:cs="Times New Roman"/>
          <w:lang w:val="fr-FR" w:eastAsia="zh-CN"/>
        </w:rPr>
      </w:pPr>
      <m:oMath>
        <m:sSub>
          <m:sSubPr>
            <m:ctrlPr>
              <w:rPr>
                <w:rFonts w:ascii="Cambria Math" w:hAnsi="Cambria Math" w:cs="Times New Roman"/>
                <w:i/>
                <w:lang w:eastAsia="zh-CN"/>
              </w:rPr>
            </m:ctrlPr>
          </m:sSubPr>
          <m:e>
            <m:r>
              <w:rPr>
                <w:rFonts w:ascii="Cambria Math" w:hAnsi="Cambria Math" w:cs="Times New Roman"/>
                <w:lang w:eastAsia="zh-CN"/>
              </w:rPr>
              <m:t>y</m:t>
            </m:r>
            <m:ctrlPr>
              <w:rPr>
                <w:rFonts w:ascii="Cambria Math" w:hAnsi="Cambria Math" w:cs="Times New Roman"/>
                <w:lang w:eastAsia="zh-CN"/>
              </w:rPr>
            </m:ctrlPr>
          </m:e>
          <m:sub>
            <m:r>
              <w:rPr>
                <w:rFonts w:ascii="Cambria Math" w:hAnsi="Cambria Math" w:cs="Times New Roman"/>
                <w:lang w:eastAsia="zh-CN"/>
              </w:rPr>
              <m:t>it</m:t>
            </m:r>
          </m:sub>
        </m:sSub>
        <m:r>
          <w:rPr>
            <w:rFonts w:ascii="Cambria Math" w:hAnsi="Cambria Math" w:cs="Times New Roman"/>
            <w:lang w:val="fr-FR" w:eastAsia="zh-CN"/>
          </w:rPr>
          <m:t>=</m:t>
        </m:r>
        <m:r>
          <w:rPr>
            <w:rFonts w:ascii="Cambria Math" w:hAnsi="Cambria Math" w:cs="Times New Roman"/>
            <w:lang w:eastAsia="zh-CN"/>
          </w:rPr>
          <m:t>α</m:t>
        </m:r>
        <m:r>
          <w:rPr>
            <w:rFonts w:ascii="Cambria Math" w:hAnsi="Cambria Math" w:cs="Times New Roman"/>
            <w:lang w:val="fr-FR" w:eastAsia="zh-CN"/>
          </w:rPr>
          <m:t>+</m:t>
        </m:r>
        <m:r>
          <w:rPr>
            <w:rFonts w:ascii="Cambria Math" w:hAnsi="Cambria Math" w:cs="Times New Roman"/>
            <w:lang w:eastAsia="zh-CN"/>
          </w:rPr>
          <m:t>β</m:t>
        </m:r>
        <m:d>
          <m:dPr>
            <m:ctrlPr>
              <w:rPr>
                <w:rFonts w:ascii="Cambria Math" w:hAnsi="Cambria Math" w:cs="Times New Roman"/>
                <w:lang w:eastAsia="zh-CN"/>
              </w:rPr>
            </m:ctrlPr>
          </m:dPr>
          <m:e>
            <m:r>
              <m:rPr>
                <m:nor/>
              </m:rPr>
              <w:rPr>
                <w:rFonts w:ascii="Times New Roman" w:hAnsi="Times New Roman" w:cs="Times New Roman"/>
                <w:lang w:val="fr-FR" w:eastAsia="zh-CN"/>
              </w:rPr>
              <m:t>Trea</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m:r>
                  <m:rPr>
                    <m:nor/>
                  </m:rPr>
                  <w:rPr>
                    <w:rFonts w:ascii="Times New Roman" w:hAnsi="Times New Roman" w:cs="Times New Roman"/>
                    <w:lang w:val="fr-FR" w:eastAsia="zh-CN"/>
                  </w:rPr>
                  <m:t>i</m:t>
                </m:r>
              </m:sub>
            </m:sSub>
            <m:r>
              <m:rPr>
                <m:sty m:val="p"/>
              </m:rPr>
              <w:rPr>
                <w:rFonts w:ascii="Cambria Math" w:hAnsi="Cambria Math" w:cs="Times New Roman"/>
                <w:lang w:val="fr-FR" w:eastAsia="zh-CN"/>
              </w:rPr>
              <m:t>× </m:t>
            </m:r>
            <m:r>
              <m:rPr>
                <m:nor/>
              </m:rPr>
              <w:rPr>
                <w:rFonts w:ascii="Times New Roman" w:hAnsi="Times New Roman" w:cs="Times New Roman"/>
                <w:lang w:val="fr-FR" w:eastAsia="zh-CN"/>
              </w:rPr>
              <m:t>Pos</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m:r>
                  <m:rPr>
                    <m:nor/>
                  </m:rPr>
                  <w:rPr>
                    <w:rFonts w:ascii="Times New Roman" w:hAnsi="Times New Roman" w:cs="Times New Roman"/>
                    <w:lang w:val="fr-FR" w:eastAsia="zh-CN"/>
                  </w:rPr>
                  <m:t>t</m:t>
                </m:r>
              </m:sub>
            </m:sSub>
            <m:ctrlPr>
              <w:rPr>
                <w:rFonts w:ascii="Cambria Math" w:hAnsi="Cambria Math" w:cs="Times New Roman"/>
                <w:i/>
                <w:lang w:eastAsia="zh-CN"/>
              </w:rPr>
            </m:ctrlPr>
          </m:e>
        </m:d>
        <m:r>
          <w:rPr>
            <w:rFonts w:ascii="Cambria Math" w:hAnsi="Cambria Math" w:cs="Times New Roman"/>
            <w:lang w:val="fr-FR" w:eastAsia="zh-CN"/>
          </w:rPr>
          <m:t>+</m:t>
        </m:r>
        <m:r>
          <w:rPr>
            <w:rFonts w:ascii="Cambria Math" w:hAnsi="Cambria Math" w:cs="Times New Roman"/>
            <w:lang w:eastAsia="zh-CN"/>
          </w:rPr>
          <m:t>γ</m:t>
        </m:r>
        <m:r>
          <w:rPr>
            <w:rFonts w:ascii="Cambria Math" w:hAnsi="Cambria Math" w:cs="Times New Roman"/>
            <w:lang w:val="fr-FR" w:eastAsia="zh-CN"/>
          </w:rPr>
          <m:t> </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it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μ</m:t>
            </m:r>
          </m:e>
          <m:sub>
            <m:r>
              <w:rPr>
                <w:rFonts w:ascii="Cambria Math" w:hAnsi="Cambria Math" w:cs="Times New Roman"/>
                <w:lang w:eastAsia="zh-CN"/>
              </w:rPr>
              <m:t>i</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ε</m:t>
            </m:r>
          </m:e>
          <m:sub>
            <m:r>
              <w:rPr>
                <w:rFonts w:ascii="Cambria Math" w:hAnsi="Cambria Math" w:cs="Times New Roman"/>
                <w:lang w:eastAsia="zh-CN"/>
              </w:rPr>
              <m:t>it</m:t>
            </m:r>
          </m:sub>
        </m:sSub>
      </m:oMath>
      <w:r w:rsidR="00F72DFD" w:rsidRPr="00410E80">
        <w:rPr>
          <w:rFonts w:ascii="Times New Roman" w:eastAsia="宋体" w:hAnsi="Times New Roman"/>
          <w:sz w:val="21"/>
          <w:szCs w:val="21"/>
          <w:lang w:val="fr-FR"/>
          <w:rPrChange w:id="165" w:author="娄满榆 [2]" w:date="2026-03-20T09:25:00Z" w16du:dateUtc="2026-03-20T01:25:00Z">
            <w:rPr>
              <w:rFonts w:ascii="Times New Roman" w:eastAsia="宋体" w:hAnsi="Times New Roman"/>
              <w:sz w:val="21"/>
              <w:szCs w:val="21"/>
            </w:rPr>
          </w:rPrChange>
        </w:rPr>
        <w:t>（</w:t>
      </w:r>
      <w:r w:rsidR="00F72DFD" w:rsidRPr="00410E80">
        <w:rPr>
          <w:rFonts w:ascii="Times New Roman" w:eastAsia="宋体" w:hAnsi="Times New Roman"/>
          <w:sz w:val="21"/>
          <w:szCs w:val="21"/>
          <w:lang w:val="fr-FR"/>
          <w:rPrChange w:id="166" w:author="娄满榆 [2]" w:date="2026-03-20T09:25:00Z" w16du:dateUtc="2026-03-20T01:25:00Z">
            <w:rPr>
              <w:rFonts w:ascii="Times New Roman" w:eastAsia="宋体" w:hAnsi="Times New Roman"/>
              <w:sz w:val="21"/>
              <w:szCs w:val="21"/>
            </w:rPr>
          </w:rPrChange>
        </w:rPr>
        <w:t>1</w:t>
      </w:r>
      <w:r w:rsidR="00F72DFD" w:rsidRPr="00410E80">
        <w:rPr>
          <w:rFonts w:ascii="Times New Roman" w:eastAsia="宋体" w:hAnsi="Times New Roman"/>
          <w:sz w:val="21"/>
          <w:szCs w:val="21"/>
          <w:lang w:val="fr-FR"/>
          <w:rPrChange w:id="167" w:author="娄满榆 [2]" w:date="2026-03-20T09:25:00Z" w16du:dateUtc="2026-03-20T01:25:00Z">
            <w:rPr>
              <w:rFonts w:ascii="Times New Roman" w:eastAsia="宋体" w:hAnsi="Times New Roman"/>
              <w:sz w:val="21"/>
              <w:szCs w:val="21"/>
            </w:rPr>
          </w:rPrChange>
        </w:rPr>
        <w:t>）</w:t>
      </w:r>
    </w:p>
    <w:p w14:paraId="6F608C42"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其中，</w:t>
      </w:r>
      <m:oMath>
        <m:sSub>
          <m:sSubPr>
            <m:ctrlPr>
              <w:rPr>
                <w:rFonts w:ascii="Cambria Math" w:eastAsia="宋体" w:hAnsi="Cambria Math"/>
                <w:sz w:val="21"/>
                <w:szCs w:val="21"/>
                <w:lang w:eastAsia="zh-CN"/>
              </w:rPr>
            </m:ctrlPr>
          </m:sSubPr>
          <m:e>
            <m:r>
              <w:rPr>
                <w:rFonts w:ascii="Cambria Math" w:eastAsia="宋体" w:hAnsi="Cambria Math"/>
                <w:sz w:val="21"/>
                <w:szCs w:val="21"/>
                <w:lang w:eastAsia="zh-CN"/>
              </w:rPr>
              <m:t>y</m:t>
            </m:r>
          </m:e>
          <m:sub>
            <m:r>
              <w:rPr>
                <w:rFonts w:ascii="Cambria Math" w:eastAsia="宋体" w:hAnsi="Cambria Math"/>
                <w:sz w:val="21"/>
                <w:szCs w:val="21"/>
                <w:lang w:eastAsia="zh-CN"/>
              </w:rPr>
              <m:t>it</m:t>
            </m:r>
          </m:sub>
        </m:sSub>
      </m:oMath>
      <w:r>
        <w:rPr>
          <w:rFonts w:ascii="Times New Roman" w:eastAsia="宋体" w:hAnsi="Times New Roman"/>
          <w:sz w:val="21"/>
          <w:szCs w:val="21"/>
          <w:lang w:eastAsia="zh-CN"/>
        </w:rPr>
        <w:t>表示省份</w:t>
      </w:r>
      <w:proofErr w:type="spellStart"/>
      <w:r>
        <w:rPr>
          <w:rFonts w:ascii="Times New Roman" w:eastAsia="宋体" w:hAnsi="Times New Roman"/>
          <w:i/>
          <w:iCs/>
          <w:sz w:val="21"/>
          <w:szCs w:val="21"/>
          <w:lang w:eastAsia="zh-CN"/>
        </w:rPr>
        <w:t>i</w:t>
      </w:r>
      <w:proofErr w:type="spellEnd"/>
      <w:r>
        <w:rPr>
          <w:rFonts w:ascii="Times New Roman" w:eastAsia="宋体" w:hAnsi="Times New Roman"/>
          <w:sz w:val="21"/>
          <w:szCs w:val="21"/>
          <w:lang w:eastAsia="zh-CN"/>
        </w:rPr>
        <w:t>在年份</w:t>
      </w:r>
      <w:r>
        <w:rPr>
          <w:rFonts w:ascii="Times New Roman" w:eastAsia="宋体" w:hAnsi="Times New Roman"/>
          <w:i/>
          <w:iCs/>
          <w:sz w:val="21"/>
          <w:szCs w:val="21"/>
          <w:lang w:eastAsia="zh-CN"/>
        </w:rPr>
        <w:t>t</w:t>
      </w:r>
      <w:r>
        <w:rPr>
          <w:rFonts w:ascii="Times New Roman" w:eastAsia="宋体" w:hAnsi="Times New Roman"/>
          <w:sz w:val="21"/>
          <w:szCs w:val="21"/>
          <w:lang w:eastAsia="zh-CN"/>
        </w:rPr>
        <w:t>的被解释变量，核心被解释变量依次包括煤炭占比、二氧化碳排放对数、绿色全要素生产率水平、</w:t>
      </w:r>
      <w:r>
        <w:rPr>
          <w:rFonts w:ascii="Times New Roman" w:eastAsia="宋体" w:hAnsi="Times New Roman"/>
          <w:sz w:val="21"/>
          <w:szCs w:val="21"/>
          <w:lang w:eastAsia="zh-CN"/>
        </w:rPr>
        <w:t xml:space="preserve">GML </w:t>
      </w:r>
      <w:r>
        <w:rPr>
          <w:rFonts w:ascii="Times New Roman" w:eastAsia="宋体" w:hAnsi="Times New Roman"/>
          <w:sz w:val="21"/>
          <w:szCs w:val="21"/>
          <w:lang w:eastAsia="zh-CN"/>
        </w:rPr>
        <w:t>指数、工业二氧化硫排放以及工业废水排放。</w:t>
      </w:r>
      <w:proofErr w:type="spellStart"/>
      <w:r>
        <w:rPr>
          <w:rFonts w:ascii="Times New Roman" w:eastAsia="宋体" w:hAnsi="Times New Roman"/>
          <w:i/>
          <w:iCs/>
          <w:sz w:val="21"/>
          <w:szCs w:val="21"/>
          <w:lang w:eastAsia="zh-CN"/>
        </w:rPr>
        <w:t>Treat</w:t>
      </w:r>
      <w:r>
        <w:rPr>
          <w:rFonts w:ascii="Times New Roman" w:eastAsia="宋体" w:hAnsi="Times New Roman"/>
          <w:i/>
          <w:iCs/>
          <w:sz w:val="21"/>
          <w:szCs w:val="21"/>
          <w:vertAlign w:val="subscript"/>
          <w:lang w:eastAsia="zh-CN"/>
        </w:rPr>
        <w:t>i</w:t>
      </w:r>
      <w:proofErr w:type="spellEnd"/>
      <w:r>
        <w:rPr>
          <w:rFonts w:ascii="Times New Roman" w:eastAsia="宋体" w:hAnsi="Times New Roman"/>
          <w:sz w:val="21"/>
          <w:szCs w:val="21"/>
          <w:lang w:eastAsia="zh-CN"/>
        </w:rPr>
        <w:t xml:space="preserve"> </w:t>
      </w:r>
      <w:r>
        <w:rPr>
          <w:rFonts w:ascii="Times New Roman" w:eastAsia="宋体" w:hAnsi="Times New Roman"/>
          <w:sz w:val="21"/>
          <w:szCs w:val="21"/>
          <w:lang w:eastAsia="zh-CN"/>
        </w:rPr>
        <w:t>为处理组虚拟变量，当省份属于山西或内蒙古时取</w:t>
      </w:r>
      <w:r>
        <w:rPr>
          <w:rFonts w:ascii="Times New Roman" w:eastAsia="宋体" w:hAnsi="Times New Roman"/>
          <w:sz w:val="21"/>
          <w:szCs w:val="21"/>
          <w:lang w:eastAsia="zh-CN"/>
        </w:rPr>
        <w:t>1</w:t>
      </w:r>
      <w:r>
        <w:rPr>
          <w:rFonts w:ascii="Times New Roman" w:eastAsia="宋体" w:hAnsi="Times New Roman"/>
          <w:sz w:val="21"/>
          <w:szCs w:val="21"/>
          <w:lang w:eastAsia="zh-CN"/>
        </w:rPr>
        <w:t>，否则取</w:t>
      </w:r>
      <w:r>
        <w:rPr>
          <w:rFonts w:ascii="Times New Roman" w:eastAsia="宋体" w:hAnsi="Times New Roman"/>
          <w:sz w:val="21"/>
          <w:szCs w:val="21"/>
          <w:lang w:eastAsia="zh-CN"/>
        </w:rPr>
        <w:t>0</w:t>
      </w:r>
      <w:r>
        <w:rPr>
          <w:rFonts w:ascii="Times New Roman" w:eastAsia="宋体" w:hAnsi="Times New Roman"/>
          <w:sz w:val="21"/>
          <w:szCs w:val="21"/>
          <w:lang w:eastAsia="zh-CN"/>
        </w:rPr>
        <w:t>；</w:t>
      </w:r>
      <w:proofErr w:type="spellStart"/>
      <w:r>
        <w:rPr>
          <w:rFonts w:ascii="Times New Roman" w:eastAsia="宋体" w:hAnsi="Times New Roman"/>
          <w:i/>
          <w:iCs/>
          <w:sz w:val="21"/>
          <w:szCs w:val="21"/>
          <w:lang w:eastAsia="zh-CN"/>
        </w:rPr>
        <w:t>Post</w:t>
      </w:r>
      <w:r>
        <w:rPr>
          <w:rFonts w:ascii="Times New Roman" w:eastAsia="宋体" w:hAnsi="Times New Roman" w:hint="eastAsia"/>
          <w:i/>
          <w:iCs/>
          <w:sz w:val="21"/>
          <w:szCs w:val="21"/>
          <w:vertAlign w:val="subscript"/>
          <w:lang w:eastAsia="zh-CN"/>
        </w:rPr>
        <w:t>t</w:t>
      </w:r>
      <w:proofErr w:type="spellEnd"/>
      <w:r>
        <w:rPr>
          <w:rFonts w:ascii="Times New Roman" w:eastAsia="宋体" w:hAnsi="Times New Roman"/>
          <w:sz w:val="21"/>
          <w:szCs w:val="21"/>
          <w:lang w:eastAsia="zh-CN"/>
        </w:rPr>
        <w:t>为政策时点虚拟变量，当年份大于等于</w:t>
      </w:r>
      <w:r>
        <w:rPr>
          <w:rFonts w:ascii="Times New Roman" w:eastAsia="宋体" w:hAnsi="Times New Roman"/>
          <w:sz w:val="21"/>
          <w:szCs w:val="21"/>
          <w:lang w:eastAsia="zh-CN"/>
        </w:rPr>
        <w:t>2012</w:t>
      </w:r>
      <w:r>
        <w:rPr>
          <w:rFonts w:ascii="Times New Roman" w:eastAsia="宋体" w:hAnsi="Times New Roman"/>
          <w:sz w:val="21"/>
          <w:szCs w:val="21"/>
          <w:lang w:eastAsia="zh-CN"/>
        </w:rPr>
        <w:t>年时取</w:t>
      </w:r>
      <w:r>
        <w:rPr>
          <w:rFonts w:ascii="Times New Roman" w:eastAsia="宋体" w:hAnsi="Times New Roman"/>
          <w:sz w:val="21"/>
          <w:szCs w:val="21"/>
          <w:lang w:eastAsia="zh-CN"/>
        </w:rPr>
        <w:t>1</w:t>
      </w:r>
      <w:r>
        <w:rPr>
          <w:rFonts w:ascii="Times New Roman" w:eastAsia="宋体" w:hAnsi="Times New Roman"/>
          <w:sz w:val="21"/>
          <w:szCs w:val="21"/>
          <w:lang w:eastAsia="zh-CN"/>
        </w:rPr>
        <w:t>，否则取</w:t>
      </w:r>
      <w:r>
        <w:rPr>
          <w:rFonts w:ascii="Times New Roman" w:eastAsia="宋体" w:hAnsi="Times New Roman"/>
          <w:sz w:val="21"/>
          <w:szCs w:val="21"/>
          <w:lang w:eastAsia="zh-CN"/>
        </w:rPr>
        <w:t>0</w:t>
      </w:r>
      <w:r>
        <w:rPr>
          <w:rFonts w:ascii="Times New Roman" w:eastAsia="宋体" w:hAnsi="Times New Roman"/>
          <w:sz w:val="21"/>
          <w:szCs w:val="21"/>
          <w:lang w:eastAsia="zh-CN"/>
        </w:rPr>
        <w:t>；</w:t>
      </w:r>
      <w:proofErr w:type="spellStart"/>
      <w:r>
        <w:rPr>
          <w:rFonts w:ascii="Times New Roman" w:eastAsia="宋体" w:hAnsi="Times New Roman"/>
          <w:i/>
          <w:iCs/>
          <w:sz w:val="21"/>
          <w:szCs w:val="21"/>
          <w:lang w:eastAsia="zh-CN"/>
        </w:rPr>
        <w:t>μ</w:t>
      </w:r>
      <w:r>
        <w:rPr>
          <w:rFonts w:ascii="Times New Roman" w:eastAsia="宋体" w:hAnsi="Times New Roman"/>
          <w:i/>
          <w:iCs/>
          <w:sz w:val="21"/>
          <w:szCs w:val="21"/>
          <w:vertAlign w:val="subscript"/>
          <w:lang w:eastAsia="zh-CN"/>
        </w:rPr>
        <w:t>i</w:t>
      </w:r>
      <w:proofErr w:type="spellEnd"/>
      <w:r>
        <w:rPr>
          <w:rFonts w:ascii="Times New Roman" w:eastAsia="宋体" w:hAnsi="Times New Roman"/>
          <w:sz w:val="21"/>
          <w:szCs w:val="21"/>
          <w:lang w:eastAsia="zh-CN"/>
        </w:rPr>
        <w:t>和</w:t>
      </w:r>
      <w:proofErr w:type="spellStart"/>
      <w:r>
        <w:rPr>
          <w:rFonts w:ascii="Times New Roman" w:eastAsia="宋体" w:hAnsi="Times New Roman"/>
          <w:sz w:val="21"/>
          <w:szCs w:val="21"/>
          <w:lang w:eastAsia="zh-CN"/>
        </w:rPr>
        <w:t>λ</w:t>
      </w:r>
      <w:r>
        <w:rPr>
          <w:rFonts w:ascii="Times New Roman" w:eastAsia="宋体" w:hAnsi="Times New Roman"/>
          <w:sz w:val="21"/>
          <w:szCs w:val="21"/>
          <w:vertAlign w:val="subscript"/>
          <w:lang w:eastAsia="zh-CN"/>
        </w:rPr>
        <w:t>t</w:t>
      </w:r>
      <w:proofErr w:type="spellEnd"/>
      <w:r>
        <w:rPr>
          <w:rFonts w:ascii="Times New Roman" w:eastAsia="宋体" w:hAnsi="Times New Roman"/>
          <w:sz w:val="21"/>
          <w:szCs w:val="21"/>
          <w:lang w:eastAsia="zh-CN"/>
        </w:rPr>
        <w:t>分别表示省份固定效应与年份固定效应；</w:t>
      </w:r>
      <w:proofErr w:type="spellStart"/>
      <w:r>
        <w:rPr>
          <w:rFonts w:ascii="Times New Roman" w:eastAsia="宋体" w:hAnsi="Times New Roman"/>
          <w:i/>
          <w:iCs/>
          <w:sz w:val="21"/>
          <w:szCs w:val="21"/>
          <w:lang w:eastAsia="zh-CN"/>
        </w:rPr>
        <w:t>X</w:t>
      </w:r>
      <w:r>
        <w:rPr>
          <w:rFonts w:ascii="Times New Roman" w:eastAsia="宋体" w:hAnsi="Times New Roman"/>
          <w:i/>
          <w:iCs/>
          <w:sz w:val="21"/>
          <w:szCs w:val="21"/>
          <w:vertAlign w:val="subscript"/>
          <w:lang w:eastAsia="zh-CN"/>
        </w:rPr>
        <w:t>it</w:t>
      </w:r>
      <w:proofErr w:type="spellEnd"/>
      <w:r>
        <w:rPr>
          <w:rFonts w:ascii="Times New Roman" w:eastAsia="宋体" w:hAnsi="Times New Roman"/>
          <w:sz w:val="21"/>
          <w:szCs w:val="21"/>
          <w:lang w:eastAsia="zh-CN"/>
        </w:rPr>
        <w:t xml:space="preserve"> </w:t>
      </w:r>
      <w:r>
        <w:rPr>
          <w:rFonts w:ascii="Times New Roman" w:eastAsia="宋体" w:hAnsi="Times New Roman"/>
          <w:sz w:val="21"/>
          <w:szCs w:val="21"/>
          <w:lang w:eastAsia="zh-CN"/>
        </w:rPr>
        <w:t>为控制变量，包括经济发展水平、人口规模、城镇化率、环境财政支出占比以及市场化指数。考虑到同一省份内部误差项可能存在序列相关，本文在省级层面聚类稳健标准误。</w:t>
      </w:r>
    </w:p>
    <w:p w14:paraId="65F1BB6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在基准模型之外，本文进一步分别构造山西与内蒙古的单独处理组虚拟变量，以考察两地在政策后表现出的差异化变化；同时，依据</w:t>
      </w:r>
      <w:r>
        <w:rPr>
          <w:rFonts w:ascii="Times New Roman" w:eastAsia="宋体" w:hAnsi="Times New Roman"/>
          <w:sz w:val="21"/>
          <w:szCs w:val="21"/>
          <w:lang w:eastAsia="zh-CN"/>
        </w:rPr>
        <w:t>2012</w:t>
      </w:r>
      <w:r>
        <w:rPr>
          <w:rFonts w:ascii="Times New Roman" w:eastAsia="宋体" w:hAnsi="Times New Roman"/>
          <w:sz w:val="21"/>
          <w:szCs w:val="21"/>
          <w:lang w:eastAsia="zh-CN"/>
        </w:rPr>
        <w:t>年以前各省绿色全要素生产率的平均水平，将处理地区区分为高效率组与低效率组，并构造三重交互项，用以识别初始效率禀赋对政策效应的调节作用。</w:t>
      </w:r>
    </w:p>
    <w:p w14:paraId="05AE7EBD"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（三）变量说明与数据处理</w:t>
      </w:r>
    </w:p>
    <w:p w14:paraId="1240CDDD"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在变量设计上，本文将低碳转型拆解为效率改善、排放绩效变化和结构调整三个相互联系但并不完全等价的维度。绿色全要素生产率水平和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主要用于刻画绿色效率改善，工业二氧化硫和工业废水用于反映环境绩效，煤炭占比和二氧化碳排放则用于观察能源结构和碳排放结果。这样处理的原因在于，煤炭主产区的转型往往先体现为效率改进和污染治理，未必会在短期内同步表现为煤炭依赖显著下降。需要说明的是，煤炭占比和工业废水排放在后续检验中未能通过平行趋势识别要求，因此本文主要将其作为辅助观察指标，而不作为支撑核心结论的主要依据。</w:t>
      </w:r>
    </w:p>
    <w:p w14:paraId="5B264969" w14:textId="36D1AC94"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在数据</w:t>
      </w:r>
      <w:r>
        <w:rPr>
          <w:rFonts w:ascii="Times New Roman" w:eastAsia="宋体" w:hAnsi="Times New Roman" w:hint="eastAsia"/>
          <w:sz w:val="21"/>
          <w:szCs w:val="21"/>
          <w:lang w:eastAsia="zh-CN"/>
        </w:rPr>
        <w:t>获取与整理</w:t>
      </w:r>
      <w:r>
        <w:rPr>
          <w:rFonts w:ascii="Times New Roman" w:eastAsia="宋体" w:hAnsi="Times New Roman"/>
          <w:sz w:val="21"/>
          <w:szCs w:val="21"/>
          <w:lang w:eastAsia="zh-CN"/>
        </w:rPr>
        <w:t>上</w:t>
      </w:r>
      <w:r>
        <w:rPr>
          <w:rFonts w:ascii="Times New Roman" w:eastAsia="宋体" w:hAnsi="Times New Roman" w:hint="eastAsia"/>
          <w:sz w:val="21"/>
          <w:szCs w:val="21"/>
          <w:lang w:eastAsia="zh-CN"/>
        </w:rPr>
        <w:t>，</w:t>
      </w:r>
      <w:ins w:id="168" w:author="娄满榆 [2]" w:date="2026-03-20T09:52:00Z" w16du:dateUtc="2026-03-20T01:52:00Z">
        <w:r w:rsidR="0036472E">
          <w:rPr>
            <w:rFonts w:ascii="Times New Roman" w:eastAsia="宋体" w:hAnsi="Times New Roman" w:hint="eastAsia"/>
            <w:sz w:val="21"/>
            <w:szCs w:val="21"/>
            <w:lang w:eastAsia="zh-CN"/>
          </w:rPr>
          <w:t>本文</w:t>
        </w:r>
      </w:ins>
      <w:del w:id="169" w:author="娄满榆 [2]" w:date="2026-03-20T09:52:00Z" w16du:dateUtc="2026-03-20T01:52:00Z">
        <w:r w:rsidDel="0036472E">
          <w:rPr>
            <w:rFonts w:ascii="Times New Roman" w:eastAsia="宋体" w:hAnsi="Times New Roman" w:hint="eastAsia"/>
            <w:sz w:val="21"/>
            <w:szCs w:val="21"/>
            <w:lang w:eastAsia="zh-CN"/>
          </w:rPr>
          <w:delText>文章</w:delText>
        </w:r>
      </w:del>
      <w:r>
        <w:rPr>
          <w:rFonts w:ascii="Times New Roman" w:eastAsia="宋体" w:hAnsi="Times New Roman" w:hint="eastAsia"/>
          <w:sz w:val="21"/>
          <w:szCs w:val="21"/>
          <w:lang w:eastAsia="zh-CN"/>
        </w:rPr>
        <w:t>数据从</w:t>
      </w:r>
      <w:r>
        <w:rPr>
          <w:rFonts w:ascii="Times New Roman" w:eastAsia="宋体" w:hAnsi="Times New Roman" w:hint="eastAsia"/>
          <w:sz w:val="21"/>
          <w:szCs w:val="21"/>
          <w:lang w:eastAsia="zh-CN"/>
        </w:rPr>
        <w:t>Wind</w:t>
      </w:r>
      <w:r>
        <w:rPr>
          <w:rFonts w:ascii="Times New Roman" w:eastAsia="宋体" w:hAnsi="Times New Roman" w:hint="eastAsia"/>
          <w:sz w:val="21"/>
          <w:szCs w:val="21"/>
          <w:lang w:eastAsia="zh-CN"/>
        </w:rPr>
        <w:t>、</w:t>
      </w:r>
      <w:r>
        <w:rPr>
          <w:rFonts w:ascii="Times New Roman" w:eastAsia="宋体" w:hAnsi="Times New Roman" w:hint="eastAsia"/>
          <w:sz w:val="21"/>
          <w:szCs w:val="21"/>
          <w:lang w:eastAsia="zh-CN"/>
        </w:rPr>
        <w:t>EDGAR</w:t>
      </w:r>
      <w:r>
        <w:rPr>
          <w:rFonts w:ascii="Times New Roman" w:eastAsia="宋体" w:hAnsi="Times New Roman" w:hint="eastAsia"/>
          <w:sz w:val="21"/>
          <w:szCs w:val="21"/>
          <w:lang w:eastAsia="zh-CN"/>
        </w:rPr>
        <w:t>、各省统计年鉴等整理获得。</w:t>
      </w:r>
      <w:r>
        <w:rPr>
          <w:rFonts w:ascii="Times New Roman" w:eastAsia="宋体" w:hAnsi="Times New Roman"/>
          <w:sz w:val="21"/>
          <w:szCs w:val="21"/>
          <w:lang w:eastAsia="zh-CN"/>
        </w:rPr>
        <w:t>本文以省际面板数据为基础，样本覆盖</w:t>
      </w:r>
      <w:r>
        <w:rPr>
          <w:rFonts w:ascii="Times New Roman" w:eastAsia="宋体" w:hAnsi="Times New Roman"/>
          <w:sz w:val="21"/>
          <w:szCs w:val="21"/>
          <w:lang w:eastAsia="zh-CN"/>
        </w:rPr>
        <w:t>2000</w:t>
      </w:r>
      <w:r>
        <w:rPr>
          <w:rFonts w:ascii="Times New Roman" w:eastAsia="宋体" w:hAnsi="Times New Roman"/>
          <w:sz w:val="21"/>
          <w:szCs w:val="21"/>
          <w:lang w:eastAsia="zh-CN"/>
        </w:rPr>
        <w:t>年至</w:t>
      </w:r>
      <w:r>
        <w:rPr>
          <w:rFonts w:ascii="Times New Roman" w:eastAsia="宋体" w:hAnsi="Times New Roman"/>
          <w:sz w:val="21"/>
          <w:szCs w:val="21"/>
          <w:lang w:eastAsia="zh-CN"/>
        </w:rPr>
        <w:t>2023</w:t>
      </w:r>
      <w:r>
        <w:rPr>
          <w:rFonts w:ascii="Times New Roman" w:eastAsia="宋体" w:hAnsi="Times New Roman"/>
          <w:sz w:val="21"/>
          <w:szCs w:val="21"/>
          <w:lang w:eastAsia="zh-CN"/>
        </w:rPr>
        <w:t>年。政策断点统一设定为</w:t>
      </w:r>
      <w:r>
        <w:rPr>
          <w:rFonts w:ascii="Times New Roman" w:eastAsia="宋体" w:hAnsi="Times New Roman"/>
          <w:sz w:val="21"/>
          <w:szCs w:val="21"/>
          <w:lang w:eastAsia="zh-CN"/>
        </w:rPr>
        <w:t>2012</w:t>
      </w:r>
      <w:r>
        <w:rPr>
          <w:rFonts w:ascii="Times New Roman" w:eastAsia="宋体" w:hAnsi="Times New Roman"/>
          <w:sz w:val="21"/>
          <w:szCs w:val="21"/>
          <w:lang w:eastAsia="zh-CN"/>
        </w:rPr>
        <w:t>年，以对应《绿色信贷指引》的出台时间。</w:t>
      </w:r>
    </w:p>
    <w:p w14:paraId="66DB2ED6" w14:textId="77777777" w:rsidR="001C159B" w:rsidRDefault="00F72DFD">
      <w:pPr>
        <w:spacing w:before="240" w:after="120" w:line="360" w:lineRule="auto"/>
        <w:jc w:val="center"/>
        <w:rPr>
          <w:bCs/>
          <w:sz w:val="28"/>
          <w:szCs w:val="28"/>
          <w:lang w:eastAsia="zh-CN"/>
        </w:rPr>
      </w:pPr>
      <w:r>
        <w:rPr>
          <w:rFonts w:ascii="Times New Roman" w:eastAsia="黑体" w:hAnsi="Times New Roman"/>
          <w:bCs/>
          <w:sz w:val="28"/>
          <w:szCs w:val="28"/>
          <w:lang w:eastAsia="zh-CN"/>
        </w:rPr>
        <w:t>四、实证结果与分析</w:t>
      </w:r>
    </w:p>
    <w:p w14:paraId="01A0C4F4"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lastRenderedPageBreak/>
        <w:t>（一）基准双重差分结果</w:t>
      </w:r>
    </w:p>
    <w:p w14:paraId="0FB065C3" w14:textId="77777777"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基准回归显示</w:t>
      </w:r>
      <w:r>
        <w:rPr>
          <w:rFonts w:ascii="Times New Roman" w:eastAsia="宋体" w:hAnsi="Times New Roman"/>
          <w:sz w:val="21"/>
          <w:szCs w:val="21"/>
          <w:lang w:eastAsia="zh-CN"/>
        </w:rPr>
        <w:t>绿色信贷政策对晋蒙地区的影响</w:t>
      </w:r>
      <w:r>
        <w:rPr>
          <w:rFonts w:ascii="Times New Roman" w:eastAsia="宋体" w:hAnsi="Times New Roman" w:hint="eastAsia"/>
          <w:sz w:val="21"/>
          <w:szCs w:val="21"/>
          <w:lang w:eastAsia="zh-CN"/>
        </w:rPr>
        <w:t>首先体现在生产效率，而</w:t>
      </w:r>
      <w:r>
        <w:rPr>
          <w:rFonts w:ascii="Times New Roman" w:eastAsia="宋体" w:hAnsi="Times New Roman"/>
          <w:sz w:val="21"/>
          <w:szCs w:val="21"/>
          <w:lang w:eastAsia="zh-CN"/>
        </w:rPr>
        <w:t>结构调整相对滞后。表</w:t>
      </w:r>
      <w:r>
        <w:rPr>
          <w:rFonts w:ascii="Times New Roman" w:eastAsia="宋体" w:hAnsi="Times New Roman"/>
          <w:sz w:val="21"/>
          <w:szCs w:val="21"/>
          <w:lang w:eastAsia="zh-CN"/>
        </w:rPr>
        <w:t>1</w:t>
      </w:r>
      <w:r>
        <w:rPr>
          <w:rFonts w:ascii="Times New Roman" w:eastAsia="宋体" w:hAnsi="Times New Roman"/>
          <w:sz w:val="21"/>
          <w:szCs w:val="21"/>
          <w:lang w:eastAsia="zh-CN"/>
        </w:rPr>
        <w:t>报告了以</w:t>
      </w:r>
      <w:r>
        <w:rPr>
          <w:rFonts w:ascii="Times New Roman" w:eastAsia="宋体" w:hAnsi="Times New Roman"/>
          <w:sz w:val="21"/>
          <w:szCs w:val="21"/>
          <w:lang w:eastAsia="zh-CN"/>
        </w:rPr>
        <w:t>2012</w:t>
      </w:r>
      <w:r>
        <w:rPr>
          <w:rFonts w:ascii="Times New Roman" w:eastAsia="宋体" w:hAnsi="Times New Roman"/>
          <w:sz w:val="21"/>
          <w:szCs w:val="21"/>
          <w:lang w:eastAsia="zh-CN"/>
        </w:rPr>
        <w:t>年为政策断点的基准双重差分估计结果。具体而言，核心交互项</w:t>
      </w:r>
      <w:r>
        <w:rPr>
          <w:rFonts w:ascii="Times New Roman" w:eastAsia="宋体" w:hAnsi="Times New Roman"/>
          <w:sz w:val="21"/>
          <w:szCs w:val="21"/>
          <w:lang w:eastAsia="zh-CN"/>
        </w:rPr>
        <w:t xml:space="preserve"> did </w:t>
      </w:r>
      <w:r>
        <w:rPr>
          <w:rFonts w:ascii="Times New Roman" w:eastAsia="宋体" w:hAnsi="Times New Roman"/>
          <w:sz w:val="21"/>
          <w:szCs w:val="21"/>
          <w:lang w:eastAsia="zh-CN"/>
        </w:rPr>
        <w:t>在绿色全要素生产率水平和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指数上的系数均显著为正，说明与其他省份相比，山西和内蒙古在政策实施后出现了更强的绿色效率提升；与此同时，工业二氧化硫排放的系数显著为负，表明绿色信贷对传统污染物治理确有一定约束作用。</w:t>
      </w:r>
    </w:p>
    <w:p w14:paraId="7D3CA841" w14:textId="1FDCA8B5"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与之相对，煤炭占比、二氧化碳排放对数</w:t>
      </w:r>
      <w:del w:id="170" w:author="娄满榆 [2]" w:date="2026-03-20T09:52:00Z" w16du:dateUtc="2026-03-20T01:52:00Z">
        <w:r w:rsidDel="004E3F1E">
          <w:rPr>
            <w:rFonts w:ascii="Times New Roman" w:eastAsia="宋体" w:hAnsi="Times New Roman"/>
            <w:sz w:val="21"/>
            <w:szCs w:val="21"/>
            <w:lang w:eastAsia="zh-CN"/>
          </w:rPr>
          <w:delText>和第二产业占比</w:delText>
        </w:r>
      </w:del>
      <w:r>
        <w:rPr>
          <w:rFonts w:ascii="Times New Roman" w:eastAsia="宋体" w:hAnsi="Times New Roman"/>
          <w:sz w:val="21"/>
          <w:szCs w:val="21"/>
          <w:lang w:eastAsia="zh-CN"/>
        </w:rPr>
        <w:t>并未表现出稳定的显著变化，说明在</w:t>
      </w:r>
      <w:del w:id="171" w:author="娄满榆" w:date="2026-03-20T00:34:00Z">
        <w:r w:rsidDel="00322409">
          <w:rPr>
            <w:rFonts w:ascii="Times New Roman" w:eastAsia="宋体" w:hAnsi="Times New Roman"/>
            <w:sz w:val="21"/>
            <w:szCs w:val="21"/>
            <w:lang w:eastAsia="zh-CN"/>
          </w:rPr>
          <w:delText>这样</w:delText>
        </w:r>
      </w:del>
      <w:ins w:id="172" w:author="娄满榆" w:date="2026-03-20T00:34:00Z">
        <w:r w:rsidR="00322409">
          <w:rPr>
            <w:rFonts w:ascii="Times New Roman" w:eastAsia="宋体" w:hAnsi="Times New Roman" w:hint="eastAsia"/>
            <w:sz w:val="21"/>
            <w:szCs w:val="21"/>
            <w:lang w:eastAsia="zh-CN"/>
          </w:rPr>
          <w:t>具有</w:t>
        </w:r>
      </w:ins>
      <w:del w:id="173" w:author="娄满榆" w:date="2026-03-20T00:34:00Z">
        <w:r w:rsidDel="00322409">
          <w:rPr>
            <w:rFonts w:ascii="Times New Roman" w:eastAsia="宋体" w:hAnsi="Times New Roman"/>
            <w:sz w:val="21"/>
            <w:szCs w:val="21"/>
            <w:lang w:eastAsia="zh-CN"/>
          </w:rPr>
          <w:delText>具</w:delText>
        </w:r>
      </w:del>
      <w:del w:id="174" w:author="娄满榆" w:date="2026-03-20T00:26:00Z">
        <w:r w:rsidDel="00C26C83">
          <w:rPr>
            <w:rFonts w:ascii="Times New Roman" w:eastAsia="宋体" w:hAnsi="Times New Roman"/>
            <w:sz w:val="21"/>
            <w:szCs w:val="21"/>
            <w:lang w:eastAsia="zh-CN"/>
          </w:rPr>
          <w:delText>有</w:delText>
        </w:r>
      </w:del>
      <w:r>
        <w:rPr>
          <w:rFonts w:ascii="Times New Roman" w:eastAsia="宋体" w:hAnsi="Times New Roman"/>
          <w:sz w:val="21"/>
          <w:szCs w:val="21"/>
          <w:lang w:eastAsia="zh-CN"/>
        </w:rPr>
        <w:t>强烈资源依赖和产业惯性的煤炭主产区，绿色信贷政策即使能够通过融资约束和资源再配置促进效率改善，也未必能在较短时期内迅速改变其能源结构和碳排放路径。这一结果</w:t>
      </w:r>
      <w:ins w:id="175" w:author="娄满榆" w:date="2026-03-20T00:27:00Z">
        <w:r w:rsidR="00322409">
          <w:rPr>
            <w:rFonts w:ascii="Times New Roman" w:eastAsia="宋体" w:hAnsi="Times New Roman" w:hint="eastAsia"/>
            <w:sz w:val="21"/>
            <w:szCs w:val="21"/>
            <w:lang w:eastAsia="zh-CN"/>
          </w:rPr>
          <w:t>表明，煤炭主产区的</w:t>
        </w:r>
      </w:ins>
      <w:ins w:id="176" w:author="娄满榆" w:date="2026-03-20T00:28:00Z">
        <w:r w:rsidR="00322409">
          <w:rPr>
            <w:rFonts w:ascii="Times New Roman" w:eastAsia="宋体" w:hAnsi="Times New Roman" w:hint="eastAsia"/>
            <w:sz w:val="21"/>
            <w:szCs w:val="21"/>
            <w:lang w:eastAsia="zh-CN"/>
          </w:rPr>
          <w:t>低碳转型首先体现为绿色效率改善和部分污染治理，而能源结构与碳排放路径的调整仍然具有明显惯性。</w:t>
        </w:r>
      </w:ins>
      <w:del w:id="177" w:author="娄满榆" w:date="2026-03-20T00:27:00Z">
        <w:r w:rsidDel="00322409">
          <w:rPr>
            <w:rFonts w:ascii="Times New Roman" w:eastAsia="宋体" w:hAnsi="Times New Roman"/>
            <w:sz w:val="21"/>
            <w:szCs w:val="21"/>
            <w:lang w:eastAsia="zh-CN"/>
          </w:rPr>
          <w:delText>意味着，低碳转型</w:delText>
        </w:r>
        <w:r w:rsidDel="00322409">
          <w:rPr>
            <w:rFonts w:ascii="Times New Roman" w:eastAsia="宋体" w:hAnsi="Times New Roman" w:hint="eastAsia"/>
            <w:sz w:val="21"/>
            <w:szCs w:val="21"/>
            <w:lang w:eastAsia="zh-CN"/>
          </w:rPr>
          <w:delText>首先在结果方面达到绿色生产相关标准，但在生产上游链条中仍存在一定惯性，没有发生即时改变</w:delText>
        </w:r>
      </w:del>
      <w:del w:id="178" w:author="娄满榆 [2]" w:date="2026-03-20T09:53:00Z" w16du:dateUtc="2026-03-20T01:53:00Z">
        <w:r w:rsidDel="0088572B">
          <w:rPr>
            <w:rFonts w:ascii="Times New Roman" w:eastAsia="宋体" w:hAnsi="Times New Roman" w:hint="eastAsia"/>
            <w:sz w:val="21"/>
            <w:szCs w:val="21"/>
            <w:lang w:eastAsia="zh-CN"/>
          </w:rPr>
          <w:delText>。</w:delText>
        </w:r>
      </w:del>
    </w:p>
    <w:p w14:paraId="1B0FB6B8"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值得注意的是，工业废水排放在基准回归中呈现显著上升。考虑到这一指标在后续平行趋势检验中并不满足识别要求，且废水治理本身更容易受到地方工业结构和统计口径变化影响，因此本文不将其作为绿色信贷政策成效的核心证据。</w:t>
      </w:r>
    </w:p>
    <w:p w14:paraId="44E17EB2" w14:textId="77777777" w:rsidR="001C159B" w:rsidRDefault="00F72DFD">
      <w:pPr>
        <w:spacing w:before="120" w:after="0" w:line="360" w:lineRule="auto"/>
        <w:jc w:val="center"/>
        <w:rPr>
          <w:sz w:val="21"/>
          <w:szCs w:val="21"/>
        </w:rPr>
      </w:pPr>
      <w:r>
        <w:rPr>
          <w:rFonts w:ascii="Times New Roman" w:eastAsia="宋体" w:hAnsi="Times New Roman"/>
          <w:b/>
          <w:sz w:val="21"/>
          <w:szCs w:val="21"/>
        </w:rPr>
        <w:t>表</w:t>
      </w:r>
      <w:proofErr w:type="gramStart"/>
      <w:r>
        <w:rPr>
          <w:rFonts w:ascii="Times New Roman" w:eastAsia="宋体" w:hAnsi="Times New Roman"/>
          <w:b/>
          <w:sz w:val="21"/>
          <w:szCs w:val="21"/>
        </w:rPr>
        <w:t xml:space="preserve">1  </w:t>
      </w:r>
      <w:proofErr w:type="spellStart"/>
      <w:r>
        <w:rPr>
          <w:rFonts w:ascii="Times New Roman" w:eastAsia="宋体" w:hAnsi="Times New Roman"/>
          <w:b/>
          <w:sz w:val="21"/>
          <w:szCs w:val="21"/>
        </w:rPr>
        <w:t>基准双重差分结果</w:t>
      </w:r>
      <w:proofErr w:type="spellEnd"/>
      <w:proofErr w:type="gramEnd"/>
    </w:p>
    <w:tbl>
      <w:tblPr>
        <w:tblStyle w:val="af5"/>
        <w:tblpPr w:leftFromText="180" w:rightFromText="180" w:vertAnchor="text" w:horzAnchor="margin" w:tblpXSpec="center" w:tblpY="410"/>
        <w:tblW w:w="11433" w:type="dxa"/>
        <w:tblLayout w:type="fixed"/>
        <w:tblLook w:val="04A0" w:firstRow="1" w:lastRow="0" w:firstColumn="1" w:lastColumn="0" w:noHBand="0" w:noVBand="1"/>
      </w:tblPr>
      <w:tblGrid>
        <w:gridCol w:w="1199"/>
        <w:gridCol w:w="1177"/>
        <w:gridCol w:w="1119"/>
        <w:gridCol w:w="1149"/>
        <w:gridCol w:w="1281"/>
        <w:gridCol w:w="1463"/>
        <w:gridCol w:w="1463"/>
        <w:gridCol w:w="1291"/>
        <w:gridCol w:w="1291"/>
      </w:tblGrid>
      <w:tr w:rsidR="001C159B" w14:paraId="2499A8A2" w14:textId="77777777">
        <w:trPr>
          <w:trHeight w:val="293"/>
        </w:trPr>
        <w:tc>
          <w:tcPr>
            <w:tcW w:w="1199" w:type="dxa"/>
            <w:tcBorders>
              <w:top w:val="single" w:sz="4" w:space="0" w:color="000000"/>
              <w:left w:val="nil"/>
              <w:bottom w:val="nil"/>
              <w:right w:val="nil"/>
            </w:tcBorders>
            <w:noWrap/>
            <w:vAlign w:val="bottom"/>
          </w:tcPr>
          <w:p w14:paraId="19C641F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65DC74C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w:t>
            </w:r>
          </w:p>
        </w:tc>
        <w:tc>
          <w:tcPr>
            <w:tcW w:w="1119" w:type="dxa"/>
            <w:tcBorders>
              <w:top w:val="single" w:sz="4" w:space="0" w:color="000000"/>
              <w:left w:val="nil"/>
              <w:bottom w:val="nil"/>
              <w:right w:val="nil"/>
            </w:tcBorders>
            <w:noWrap/>
            <w:vAlign w:val="bottom"/>
          </w:tcPr>
          <w:p w14:paraId="5578889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w:t>
            </w:r>
          </w:p>
        </w:tc>
        <w:tc>
          <w:tcPr>
            <w:tcW w:w="1149" w:type="dxa"/>
            <w:tcBorders>
              <w:top w:val="single" w:sz="4" w:space="0" w:color="000000"/>
              <w:left w:val="nil"/>
              <w:bottom w:val="nil"/>
              <w:right w:val="nil"/>
            </w:tcBorders>
            <w:noWrap/>
            <w:vAlign w:val="bottom"/>
          </w:tcPr>
          <w:p w14:paraId="0C1C558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w:t>
            </w:r>
          </w:p>
        </w:tc>
        <w:tc>
          <w:tcPr>
            <w:tcW w:w="1281" w:type="dxa"/>
            <w:tcBorders>
              <w:top w:val="single" w:sz="4" w:space="0" w:color="000000"/>
              <w:left w:val="nil"/>
              <w:bottom w:val="nil"/>
              <w:right w:val="nil"/>
            </w:tcBorders>
            <w:noWrap/>
            <w:vAlign w:val="bottom"/>
          </w:tcPr>
          <w:p w14:paraId="360A0B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w:t>
            </w:r>
          </w:p>
        </w:tc>
        <w:tc>
          <w:tcPr>
            <w:tcW w:w="1463" w:type="dxa"/>
            <w:tcBorders>
              <w:top w:val="single" w:sz="4" w:space="0" w:color="000000"/>
              <w:left w:val="nil"/>
              <w:bottom w:val="nil"/>
              <w:right w:val="nil"/>
            </w:tcBorders>
            <w:noWrap/>
            <w:vAlign w:val="bottom"/>
          </w:tcPr>
          <w:p w14:paraId="3A7AAA9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w:t>
            </w:r>
          </w:p>
        </w:tc>
        <w:tc>
          <w:tcPr>
            <w:tcW w:w="1463" w:type="dxa"/>
            <w:tcBorders>
              <w:top w:val="single" w:sz="4" w:space="0" w:color="000000"/>
              <w:left w:val="nil"/>
              <w:bottom w:val="nil"/>
              <w:right w:val="nil"/>
            </w:tcBorders>
            <w:noWrap/>
            <w:vAlign w:val="bottom"/>
          </w:tcPr>
          <w:p w14:paraId="0EF07B1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w:t>
            </w:r>
          </w:p>
        </w:tc>
        <w:tc>
          <w:tcPr>
            <w:tcW w:w="1291" w:type="dxa"/>
            <w:tcBorders>
              <w:top w:val="single" w:sz="4" w:space="0" w:color="000000"/>
              <w:left w:val="nil"/>
              <w:bottom w:val="nil"/>
              <w:right w:val="nil"/>
            </w:tcBorders>
            <w:noWrap/>
            <w:vAlign w:val="bottom"/>
          </w:tcPr>
          <w:p w14:paraId="3AAE04D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w:t>
            </w:r>
          </w:p>
        </w:tc>
        <w:tc>
          <w:tcPr>
            <w:tcW w:w="1291" w:type="dxa"/>
            <w:tcBorders>
              <w:top w:val="single" w:sz="4" w:space="0" w:color="000000"/>
              <w:left w:val="nil"/>
              <w:bottom w:val="nil"/>
              <w:right w:val="nil"/>
            </w:tcBorders>
            <w:noWrap/>
            <w:vAlign w:val="bottom"/>
          </w:tcPr>
          <w:p w14:paraId="40FC280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(8)</w:t>
            </w:r>
          </w:p>
        </w:tc>
      </w:tr>
      <w:tr w:rsidR="001C159B" w14:paraId="5581433F" w14:textId="77777777">
        <w:trPr>
          <w:trHeight w:val="283"/>
        </w:trPr>
        <w:tc>
          <w:tcPr>
            <w:tcW w:w="1199" w:type="dxa"/>
            <w:tcBorders>
              <w:top w:val="nil"/>
              <w:left w:val="nil"/>
              <w:bottom w:val="nil"/>
              <w:right w:val="nil"/>
            </w:tcBorders>
            <w:noWrap/>
            <w:vAlign w:val="bottom"/>
          </w:tcPr>
          <w:p w14:paraId="35E718E2"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VARIABLES</w:t>
            </w:r>
          </w:p>
        </w:tc>
        <w:tc>
          <w:tcPr>
            <w:tcW w:w="1177" w:type="dxa"/>
            <w:tcBorders>
              <w:top w:val="nil"/>
              <w:left w:val="nil"/>
              <w:bottom w:val="nil"/>
              <w:right w:val="nil"/>
            </w:tcBorders>
            <w:noWrap/>
            <w:vAlign w:val="bottom"/>
          </w:tcPr>
          <w:p w14:paraId="7DB25B42" w14:textId="77777777" w:rsidR="001C159B" w:rsidRDefault="00F72DFD">
            <w:pPr>
              <w:spacing w:after="0" w:line="264" w:lineRule="auto"/>
              <w:ind w:rightChars="-38" w:right="-84"/>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sec_pctg</w:t>
            </w:r>
            <w:proofErr w:type="spellEnd"/>
          </w:p>
        </w:tc>
        <w:tc>
          <w:tcPr>
            <w:tcW w:w="1119" w:type="dxa"/>
            <w:tcBorders>
              <w:top w:val="nil"/>
              <w:left w:val="nil"/>
              <w:bottom w:val="nil"/>
              <w:right w:val="nil"/>
            </w:tcBorders>
            <w:noWrap/>
            <w:vAlign w:val="bottom"/>
          </w:tcPr>
          <w:p w14:paraId="3E63E5EB"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coal_share_pctg</w:t>
            </w:r>
            <w:proofErr w:type="spellEnd"/>
          </w:p>
        </w:tc>
        <w:tc>
          <w:tcPr>
            <w:tcW w:w="1149" w:type="dxa"/>
            <w:tcBorders>
              <w:top w:val="nil"/>
              <w:left w:val="nil"/>
              <w:bottom w:val="nil"/>
              <w:right w:val="nil"/>
            </w:tcBorders>
            <w:noWrap/>
            <w:vAlign w:val="bottom"/>
          </w:tcPr>
          <w:p w14:paraId="1978346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ln_co2</w:t>
            </w:r>
          </w:p>
        </w:tc>
        <w:tc>
          <w:tcPr>
            <w:tcW w:w="1281" w:type="dxa"/>
            <w:tcBorders>
              <w:top w:val="nil"/>
              <w:left w:val="nil"/>
              <w:bottom w:val="nil"/>
              <w:right w:val="nil"/>
            </w:tcBorders>
            <w:noWrap/>
            <w:vAlign w:val="bottom"/>
          </w:tcPr>
          <w:p w14:paraId="337FFB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industrial_so2</w:t>
            </w:r>
          </w:p>
        </w:tc>
        <w:tc>
          <w:tcPr>
            <w:tcW w:w="1463" w:type="dxa"/>
            <w:tcBorders>
              <w:top w:val="nil"/>
              <w:left w:val="nil"/>
              <w:bottom w:val="nil"/>
              <w:right w:val="nil"/>
            </w:tcBorders>
            <w:noWrap/>
            <w:vAlign w:val="bottom"/>
          </w:tcPr>
          <w:p w14:paraId="4FD04B64"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industrial_wastewater</w:t>
            </w:r>
            <w:proofErr w:type="spellEnd"/>
          </w:p>
        </w:tc>
        <w:tc>
          <w:tcPr>
            <w:tcW w:w="1463" w:type="dxa"/>
            <w:tcBorders>
              <w:top w:val="nil"/>
              <w:left w:val="nil"/>
              <w:bottom w:val="nil"/>
              <w:right w:val="nil"/>
            </w:tcBorders>
            <w:noWrap/>
            <w:vAlign w:val="bottom"/>
          </w:tcPr>
          <w:p w14:paraId="04E9115A"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industrial_solid_waste</w:t>
            </w:r>
            <w:proofErr w:type="spellEnd"/>
          </w:p>
        </w:tc>
        <w:tc>
          <w:tcPr>
            <w:tcW w:w="1291" w:type="dxa"/>
            <w:tcBorders>
              <w:top w:val="nil"/>
              <w:left w:val="nil"/>
              <w:bottom w:val="nil"/>
              <w:right w:val="nil"/>
            </w:tcBorders>
            <w:noWrap/>
            <w:vAlign w:val="bottom"/>
          </w:tcPr>
          <w:p w14:paraId="7C4B4AE3"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gtfp_level</w:t>
            </w:r>
            <w:proofErr w:type="spellEnd"/>
          </w:p>
        </w:tc>
        <w:tc>
          <w:tcPr>
            <w:tcW w:w="1291" w:type="dxa"/>
            <w:tcBorders>
              <w:top w:val="nil"/>
              <w:left w:val="nil"/>
              <w:bottom w:val="nil"/>
              <w:right w:val="nil"/>
            </w:tcBorders>
            <w:noWrap/>
            <w:vAlign w:val="bottom"/>
          </w:tcPr>
          <w:p w14:paraId="6F84D236"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gml_index</w:t>
            </w:r>
            <w:proofErr w:type="spellEnd"/>
          </w:p>
        </w:tc>
      </w:tr>
      <w:tr w:rsidR="001C159B" w14:paraId="1023BC3D" w14:textId="77777777">
        <w:trPr>
          <w:trHeight w:val="293"/>
        </w:trPr>
        <w:tc>
          <w:tcPr>
            <w:tcW w:w="1199" w:type="dxa"/>
            <w:tcBorders>
              <w:top w:val="single" w:sz="4" w:space="0" w:color="000000"/>
              <w:left w:val="nil"/>
              <w:bottom w:val="nil"/>
              <w:right w:val="nil"/>
            </w:tcBorders>
            <w:noWrap/>
            <w:vAlign w:val="bottom"/>
          </w:tcPr>
          <w:p w14:paraId="5AFDBBC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531A81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19" w:type="dxa"/>
            <w:tcBorders>
              <w:top w:val="single" w:sz="4" w:space="0" w:color="000000"/>
              <w:left w:val="nil"/>
              <w:bottom w:val="nil"/>
              <w:right w:val="nil"/>
            </w:tcBorders>
            <w:noWrap/>
            <w:vAlign w:val="bottom"/>
          </w:tcPr>
          <w:p w14:paraId="3ADCCBD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49" w:type="dxa"/>
            <w:tcBorders>
              <w:top w:val="single" w:sz="4" w:space="0" w:color="000000"/>
              <w:left w:val="nil"/>
              <w:bottom w:val="nil"/>
              <w:right w:val="nil"/>
            </w:tcBorders>
            <w:noWrap/>
            <w:vAlign w:val="bottom"/>
          </w:tcPr>
          <w:p w14:paraId="4385BA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81" w:type="dxa"/>
            <w:tcBorders>
              <w:top w:val="single" w:sz="4" w:space="0" w:color="000000"/>
              <w:left w:val="nil"/>
              <w:bottom w:val="nil"/>
              <w:right w:val="nil"/>
            </w:tcBorders>
            <w:noWrap/>
            <w:vAlign w:val="bottom"/>
          </w:tcPr>
          <w:p w14:paraId="7C5BF1F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6E5E39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2FD629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45FBA8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62847FB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r>
      <w:tr w:rsidR="001C159B" w14:paraId="4B886BA2" w14:textId="77777777">
        <w:trPr>
          <w:trHeight w:val="283"/>
        </w:trPr>
        <w:tc>
          <w:tcPr>
            <w:tcW w:w="1199" w:type="dxa"/>
            <w:tcBorders>
              <w:top w:val="nil"/>
              <w:left w:val="nil"/>
              <w:bottom w:val="nil"/>
              <w:right w:val="nil"/>
            </w:tcBorders>
            <w:noWrap/>
            <w:vAlign w:val="bottom"/>
          </w:tcPr>
          <w:p w14:paraId="45F92B3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did</w:t>
            </w:r>
          </w:p>
        </w:tc>
        <w:tc>
          <w:tcPr>
            <w:tcW w:w="1177" w:type="dxa"/>
            <w:tcBorders>
              <w:top w:val="nil"/>
              <w:left w:val="nil"/>
              <w:bottom w:val="nil"/>
              <w:right w:val="nil"/>
            </w:tcBorders>
            <w:noWrap/>
            <w:vAlign w:val="bottom"/>
          </w:tcPr>
          <w:p w14:paraId="02FB48D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0.0221</w:t>
            </w:r>
          </w:p>
        </w:tc>
        <w:tc>
          <w:tcPr>
            <w:tcW w:w="1119" w:type="dxa"/>
            <w:tcBorders>
              <w:top w:val="nil"/>
              <w:left w:val="nil"/>
              <w:bottom w:val="nil"/>
              <w:right w:val="nil"/>
            </w:tcBorders>
            <w:noWrap/>
            <w:vAlign w:val="bottom"/>
          </w:tcPr>
          <w:p w14:paraId="7D25A5C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0.0253</w:t>
            </w:r>
          </w:p>
        </w:tc>
        <w:tc>
          <w:tcPr>
            <w:tcW w:w="1149" w:type="dxa"/>
            <w:tcBorders>
              <w:top w:val="nil"/>
              <w:left w:val="nil"/>
              <w:bottom w:val="nil"/>
              <w:right w:val="nil"/>
            </w:tcBorders>
            <w:noWrap/>
            <w:vAlign w:val="bottom"/>
          </w:tcPr>
          <w:p w14:paraId="2856EA4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0.0163</w:t>
            </w:r>
          </w:p>
        </w:tc>
        <w:tc>
          <w:tcPr>
            <w:tcW w:w="1281" w:type="dxa"/>
            <w:tcBorders>
              <w:top w:val="nil"/>
              <w:left w:val="nil"/>
              <w:bottom w:val="nil"/>
              <w:right w:val="nil"/>
            </w:tcBorders>
            <w:noWrap/>
            <w:vAlign w:val="bottom"/>
          </w:tcPr>
          <w:p w14:paraId="29660B0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-25.0995***</w:t>
            </w:r>
          </w:p>
        </w:tc>
        <w:tc>
          <w:tcPr>
            <w:tcW w:w="1463" w:type="dxa"/>
            <w:tcBorders>
              <w:top w:val="nil"/>
              <w:left w:val="nil"/>
              <w:bottom w:val="nil"/>
              <w:right w:val="nil"/>
            </w:tcBorders>
            <w:noWrap/>
            <w:vAlign w:val="bottom"/>
          </w:tcPr>
          <w:p w14:paraId="4AC284C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24,158.6190***</w:t>
            </w:r>
          </w:p>
        </w:tc>
        <w:tc>
          <w:tcPr>
            <w:tcW w:w="1463" w:type="dxa"/>
            <w:tcBorders>
              <w:top w:val="nil"/>
              <w:left w:val="nil"/>
              <w:bottom w:val="nil"/>
              <w:right w:val="nil"/>
            </w:tcBorders>
            <w:noWrap/>
            <w:vAlign w:val="bottom"/>
          </w:tcPr>
          <w:p w14:paraId="236BBF3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0.0901</w:t>
            </w:r>
          </w:p>
        </w:tc>
        <w:tc>
          <w:tcPr>
            <w:tcW w:w="1291" w:type="dxa"/>
            <w:tcBorders>
              <w:top w:val="nil"/>
              <w:left w:val="nil"/>
              <w:bottom w:val="nil"/>
              <w:right w:val="nil"/>
            </w:tcBorders>
            <w:noWrap/>
            <w:vAlign w:val="bottom"/>
          </w:tcPr>
          <w:p w14:paraId="7792CE4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1.2138***</w:t>
            </w:r>
          </w:p>
        </w:tc>
        <w:tc>
          <w:tcPr>
            <w:tcW w:w="1291" w:type="dxa"/>
            <w:tcBorders>
              <w:top w:val="nil"/>
              <w:left w:val="nil"/>
              <w:bottom w:val="nil"/>
              <w:right w:val="nil"/>
            </w:tcBorders>
            <w:noWrap/>
            <w:vAlign w:val="bottom"/>
          </w:tcPr>
          <w:p w14:paraId="55FFA5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0.1308***</w:t>
            </w:r>
          </w:p>
        </w:tc>
      </w:tr>
      <w:tr w:rsidR="001C159B" w14:paraId="33D6B102" w14:textId="77777777">
        <w:trPr>
          <w:trHeight w:val="283"/>
        </w:trPr>
        <w:tc>
          <w:tcPr>
            <w:tcW w:w="1199" w:type="dxa"/>
            <w:tcBorders>
              <w:top w:val="nil"/>
              <w:left w:val="nil"/>
              <w:bottom w:val="nil"/>
              <w:right w:val="nil"/>
            </w:tcBorders>
            <w:noWrap/>
            <w:vAlign w:val="bottom"/>
          </w:tcPr>
          <w:p w14:paraId="4B960E9A"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56BB01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(0.0371)</w:t>
            </w:r>
          </w:p>
        </w:tc>
        <w:tc>
          <w:tcPr>
            <w:tcW w:w="1119" w:type="dxa"/>
            <w:tcBorders>
              <w:top w:val="nil"/>
              <w:left w:val="nil"/>
              <w:bottom w:val="nil"/>
              <w:right w:val="nil"/>
            </w:tcBorders>
            <w:noWrap/>
            <w:vAlign w:val="bottom"/>
          </w:tcPr>
          <w:p w14:paraId="5F2B4C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(0.0313)</w:t>
            </w:r>
          </w:p>
        </w:tc>
        <w:tc>
          <w:tcPr>
            <w:tcW w:w="1149" w:type="dxa"/>
            <w:tcBorders>
              <w:top w:val="nil"/>
              <w:left w:val="nil"/>
              <w:bottom w:val="nil"/>
              <w:right w:val="nil"/>
            </w:tcBorders>
            <w:noWrap/>
            <w:vAlign w:val="bottom"/>
          </w:tcPr>
          <w:p w14:paraId="1B12DA6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(0.0417)</w:t>
            </w:r>
          </w:p>
        </w:tc>
        <w:tc>
          <w:tcPr>
            <w:tcW w:w="1281" w:type="dxa"/>
            <w:tcBorders>
              <w:top w:val="nil"/>
              <w:left w:val="nil"/>
              <w:bottom w:val="nil"/>
              <w:right w:val="nil"/>
            </w:tcBorders>
            <w:noWrap/>
            <w:vAlign w:val="bottom"/>
          </w:tcPr>
          <w:p w14:paraId="3D51AFA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(7.8572)</w:t>
            </w:r>
          </w:p>
        </w:tc>
        <w:tc>
          <w:tcPr>
            <w:tcW w:w="1463" w:type="dxa"/>
            <w:tcBorders>
              <w:top w:val="nil"/>
              <w:left w:val="nil"/>
              <w:bottom w:val="nil"/>
              <w:right w:val="nil"/>
            </w:tcBorders>
            <w:noWrap/>
            <w:vAlign w:val="bottom"/>
          </w:tcPr>
          <w:p w14:paraId="01CBAA4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(6,671.1417)</w:t>
            </w:r>
          </w:p>
        </w:tc>
        <w:tc>
          <w:tcPr>
            <w:tcW w:w="1463" w:type="dxa"/>
            <w:tcBorders>
              <w:top w:val="nil"/>
              <w:left w:val="nil"/>
              <w:bottom w:val="nil"/>
              <w:right w:val="nil"/>
            </w:tcBorders>
            <w:noWrap/>
            <w:vAlign w:val="bottom"/>
          </w:tcPr>
          <w:p w14:paraId="7D4F2F4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(14.2626)</w:t>
            </w:r>
          </w:p>
        </w:tc>
        <w:tc>
          <w:tcPr>
            <w:tcW w:w="1291" w:type="dxa"/>
            <w:tcBorders>
              <w:top w:val="nil"/>
              <w:left w:val="nil"/>
              <w:bottom w:val="nil"/>
              <w:right w:val="nil"/>
            </w:tcBorders>
            <w:noWrap/>
            <w:vAlign w:val="bottom"/>
          </w:tcPr>
          <w:p w14:paraId="61D531A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(0.1658)</w:t>
            </w:r>
          </w:p>
        </w:tc>
        <w:tc>
          <w:tcPr>
            <w:tcW w:w="1291" w:type="dxa"/>
            <w:tcBorders>
              <w:top w:val="nil"/>
              <w:left w:val="nil"/>
              <w:bottom w:val="nil"/>
              <w:right w:val="nil"/>
            </w:tcBorders>
            <w:noWrap/>
            <w:vAlign w:val="bottom"/>
          </w:tcPr>
          <w:p w14:paraId="4ADDA38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(0.0327)</w:t>
            </w:r>
          </w:p>
        </w:tc>
      </w:tr>
      <w:tr w:rsidR="001C159B" w14:paraId="159148D7" w14:textId="77777777">
        <w:trPr>
          <w:trHeight w:val="283"/>
        </w:trPr>
        <w:tc>
          <w:tcPr>
            <w:tcW w:w="1199" w:type="dxa"/>
            <w:tcBorders>
              <w:top w:val="nil"/>
              <w:left w:val="nil"/>
              <w:bottom w:val="nil"/>
              <w:right w:val="nil"/>
            </w:tcBorders>
            <w:noWrap/>
            <w:vAlign w:val="bottom"/>
          </w:tcPr>
          <w:p w14:paraId="4E515A17"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ln_gdp</w:t>
            </w:r>
            <w:proofErr w:type="spellEnd"/>
          </w:p>
        </w:tc>
        <w:tc>
          <w:tcPr>
            <w:tcW w:w="1177" w:type="dxa"/>
            <w:tcBorders>
              <w:top w:val="nil"/>
              <w:left w:val="nil"/>
              <w:bottom w:val="nil"/>
              <w:right w:val="nil"/>
            </w:tcBorders>
            <w:noWrap/>
            <w:vAlign w:val="bottom"/>
          </w:tcPr>
          <w:p w14:paraId="21F9FF5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0.2046***</w:t>
            </w:r>
          </w:p>
        </w:tc>
        <w:tc>
          <w:tcPr>
            <w:tcW w:w="1119" w:type="dxa"/>
            <w:tcBorders>
              <w:top w:val="nil"/>
              <w:left w:val="nil"/>
              <w:bottom w:val="nil"/>
              <w:right w:val="nil"/>
            </w:tcBorders>
            <w:noWrap/>
            <w:vAlign w:val="bottom"/>
          </w:tcPr>
          <w:p w14:paraId="0EC4B3E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-0.0395</w:t>
            </w:r>
          </w:p>
        </w:tc>
        <w:tc>
          <w:tcPr>
            <w:tcW w:w="1149" w:type="dxa"/>
            <w:tcBorders>
              <w:top w:val="nil"/>
              <w:left w:val="nil"/>
              <w:bottom w:val="nil"/>
              <w:right w:val="nil"/>
            </w:tcBorders>
            <w:noWrap/>
            <w:vAlign w:val="bottom"/>
          </w:tcPr>
          <w:p w14:paraId="2B3640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0.1423*</w:t>
            </w:r>
          </w:p>
        </w:tc>
        <w:tc>
          <w:tcPr>
            <w:tcW w:w="1281" w:type="dxa"/>
            <w:tcBorders>
              <w:top w:val="nil"/>
              <w:left w:val="nil"/>
              <w:bottom w:val="nil"/>
              <w:right w:val="nil"/>
            </w:tcBorders>
            <w:noWrap/>
            <w:vAlign w:val="bottom"/>
          </w:tcPr>
          <w:p w14:paraId="5B54F59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67.0822***</w:t>
            </w:r>
          </w:p>
        </w:tc>
        <w:tc>
          <w:tcPr>
            <w:tcW w:w="1463" w:type="dxa"/>
            <w:tcBorders>
              <w:top w:val="nil"/>
              <w:left w:val="nil"/>
              <w:bottom w:val="nil"/>
              <w:right w:val="nil"/>
            </w:tcBorders>
            <w:noWrap/>
            <w:vAlign w:val="bottom"/>
          </w:tcPr>
          <w:p w14:paraId="655F920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71,107.1752***</w:t>
            </w:r>
          </w:p>
        </w:tc>
        <w:tc>
          <w:tcPr>
            <w:tcW w:w="1463" w:type="dxa"/>
            <w:tcBorders>
              <w:top w:val="nil"/>
              <w:left w:val="nil"/>
              <w:bottom w:val="nil"/>
              <w:right w:val="nil"/>
            </w:tcBorders>
            <w:noWrap/>
            <w:vAlign w:val="bottom"/>
          </w:tcPr>
          <w:p w14:paraId="1E72ECE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49.6416***</w:t>
            </w:r>
          </w:p>
        </w:tc>
        <w:tc>
          <w:tcPr>
            <w:tcW w:w="1291" w:type="dxa"/>
            <w:tcBorders>
              <w:top w:val="nil"/>
              <w:left w:val="nil"/>
              <w:bottom w:val="nil"/>
              <w:right w:val="nil"/>
            </w:tcBorders>
            <w:noWrap/>
            <w:vAlign w:val="bottom"/>
          </w:tcPr>
          <w:p w14:paraId="39F6BD7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3.4693***</w:t>
            </w:r>
          </w:p>
        </w:tc>
        <w:tc>
          <w:tcPr>
            <w:tcW w:w="1291" w:type="dxa"/>
            <w:tcBorders>
              <w:top w:val="nil"/>
              <w:left w:val="nil"/>
              <w:bottom w:val="nil"/>
              <w:right w:val="nil"/>
            </w:tcBorders>
            <w:noWrap/>
            <w:vAlign w:val="bottom"/>
          </w:tcPr>
          <w:p w14:paraId="49CE975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0.1662*</w:t>
            </w:r>
          </w:p>
        </w:tc>
      </w:tr>
      <w:tr w:rsidR="001C159B" w14:paraId="64974F59" w14:textId="77777777">
        <w:trPr>
          <w:trHeight w:val="283"/>
        </w:trPr>
        <w:tc>
          <w:tcPr>
            <w:tcW w:w="1199" w:type="dxa"/>
            <w:tcBorders>
              <w:top w:val="nil"/>
              <w:left w:val="nil"/>
              <w:bottom w:val="nil"/>
              <w:right w:val="nil"/>
            </w:tcBorders>
            <w:noWrap/>
            <w:vAlign w:val="bottom"/>
          </w:tcPr>
          <w:p w14:paraId="01A41E3A"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10283A7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(0.0553)</w:t>
            </w:r>
          </w:p>
        </w:tc>
        <w:tc>
          <w:tcPr>
            <w:tcW w:w="1119" w:type="dxa"/>
            <w:tcBorders>
              <w:top w:val="nil"/>
              <w:left w:val="nil"/>
              <w:bottom w:val="nil"/>
              <w:right w:val="nil"/>
            </w:tcBorders>
            <w:noWrap/>
            <w:vAlign w:val="bottom"/>
          </w:tcPr>
          <w:p w14:paraId="7256AA5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(0.0763)</w:t>
            </w:r>
          </w:p>
        </w:tc>
        <w:tc>
          <w:tcPr>
            <w:tcW w:w="1149" w:type="dxa"/>
            <w:tcBorders>
              <w:top w:val="nil"/>
              <w:left w:val="nil"/>
              <w:bottom w:val="nil"/>
              <w:right w:val="nil"/>
            </w:tcBorders>
            <w:noWrap/>
            <w:vAlign w:val="bottom"/>
          </w:tcPr>
          <w:p w14:paraId="01D18DC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(0.0789)</w:t>
            </w:r>
          </w:p>
        </w:tc>
        <w:tc>
          <w:tcPr>
            <w:tcW w:w="1281" w:type="dxa"/>
            <w:tcBorders>
              <w:top w:val="nil"/>
              <w:left w:val="nil"/>
              <w:bottom w:val="nil"/>
              <w:right w:val="nil"/>
            </w:tcBorders>
            <w:noWrap/>
            <w:vAlign w:val="bottom"/>
          </w:tcPr>
          <w:p w14:paraId="5F39F0E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(22.6313)</w:t>
            </w:r>
          </w:p>
        </w:tc>
        <w:tc>
          <w:tcPr>
            <w:tcW w:w="1463" w:type="dxa"/>
            <w:tcBorders>
              <w:top w:val="nil"/>
              <w:left w:val="nil"/>
              <w:bottom w:val="nil"/>
              <w:right w:val="nil"/>
            </w:tcBorders>
            <w:noWrap/>
            <w:vAlign w:val="bottom"/>
          </w:tcPr>
          <w:p w14:paraId="4CDC8CD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(18,271.5911)</w:t>
            </w:r>
          </w:p>
        </w:tc>
        <w:tc>
          <w:tcPr>
            <w:tcW w:w="1463" w:type="dxa"/>
            <w:tcBorders>
              <w:top w:val="nil"/>
              <w:left w:val="nil"/>
              <w:bottom w:val="nil"/>
              <w:right w:val="nil"/>
            </w:tcBorders>
            <w:noWrap/>
            <w:vAlign w:val="bottom"/>
          </w:tcPr>
          <w:p w14:paraId="4412FA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(12.9977)</w:t>
            </w:r>
          </w:p>
        </w:tc>
        <w:tc>
          <w:tcPr>
            <w:tcW w:w="1291" w:type="dxa"/>
            <w:tcBorders>
              <w:top w:val="nil"/>
              <w:left w:val="nil"/>
              <w:bottom w:val="nil"/>
              <w:right w:val="nil"/>
            </w:tcBorders>
            <w:noWrap/>
            <w:vAlign w:val="bottom"/>
          </w:tcPr>
          <w:p w14:paraId="272C724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(0.6335)</w:t>
            </w:r>
          </w:p>
        </w:tc>
        <w:tc>
          <w:tcPr>
            <w:tcW w:w="1291" w:type="dxa"/>
            <w:tcBorders>
              <w:top w:val="nil"/>
              <w:left w:val="nil"/>
              <w:bottom w:val="nil"/>
              <w:right w:val="nil"/>
            </w:tcBorders>
            <w:noWrap/>
            <w:vAlign w:val="bottom"/>
          </w:tcPr>
          <w:p w14:paraId="6F27CAA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(0.0820)</w:t>
            </w:r>
          </w:p>
        </w:tc>
      </w:tr>
      <w:tr w:rsidR="001C159B" w14:paraId="11BED29C" w14:textId="77777777">
        <w:trPr>
          <w:trHeight w:val="283"/>
        </w:trPr>
        <w:tc>
          <w:tcPr>
            <w:tcW w:w="1199" w:type="dxa"/>
            <w:tcBorders>
              <w:top w:val="nil"/>
              <w:left w:val="nil"/>
              <w:bottom w:val="nil"/>
              <w:right w:val="nil"/>
            </w:tcBorders>
            <w:noWrap/>
            <w:vAlign w:val="bottom"/>
          </w:tcPr>
          <w:p w14:paraId="1BCBF6F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population</w:t>
            </w:r>
          </w:p>
        </w:tc>
        <w:tc>
          <w:tcPr>
            <w:tcW w:w="1177" w:type="dxa"/>
            <w:tcBorders>
              <w:top w:val="nil"/>
              <w:left w:val="nil"/>
              <w:bottom w:val="nil"/>
              <w:right w:val="nil"/>
            </w:tcBorders>
            <w:noWrap/>
            <w:vAlign w:val="bottom"/>
          </w:tcPr>
          <w:p w14:paraId="7ACDBE8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4212998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5E99C11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4B9072E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-0.0319***</w:t>
            </w:r>
          </w:p>
        </w:tc>
        <w:tc>
          <w:tcPr>
            <w:tcW w:w="1463" w:type="dxa"/>
            <w:tcBorders>
              <w:top w:val="nil"/>
              <w:left w:val="nil"/>
              <w:bottom w:val="nil"/>
              <w:right w:val="nil"/>
            </w:tcBorders>
            <w:noWrap/>
            <w:vAlign w:val="bottom"/>
          </w:tcPr>
          <w:p w14:paraId="7F94FDE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-37.4112***</w:t>
            </w:r>
          </w:p>
        </w:tc>
        <w:tc>
          <w:tcPr>
            <w:tcW w:w="1463" w:type="dxa"/>
            <w:tcBorders>
              <w:top w:val="nil"/>
              <w:left w:val="nil"/>
              <w:bottom w:val="nil"/>
              <w:right w:val="nil"/>
            </w:tcBorders>
            <w:noWrap/>
            <w:vAlign w:val="bottom"/>
          </w:tcPr>
          <w:p w14:paraId="11DE708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-0.0017</w:t>
            </w:r>
          </w:p>
        </w:tc>
        <w:tc>
          <w:tcPr>
            <w:tcW w:w="1291" w:type="dxa"/>
            <w:tcBorders>
              <w:top w:val="nil"/>
              <w:left w:val="nil"/>
              <w:bottom w:val="nil"/>
              <w:right w:val="nil"/>
            </w:tcBorders>
            <w:noWrap/>
            <w:vAlign w:val="bottom"/>
          </w:tcPr>
          <w:p w14:paraId="1D8F8F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-0.0004</w:t>
            </w:r>
          </w:p>
        </w:tc>
        <w:tc>
          <w:tcPr>
            <w:tcW w:w="1291" w:type="dxa"/>
            <w:tcBorders>
              <w:top w:val="nil"/>
              <w:left w:val="nil"/>
              <w:bottom w:val="nil"/>
              <w:right w:val="nil"/>
            </w:tcBorders>
            <w:noWrap/>
            <w:vAlign w:val="bottom"/>
          </w:tcPr>
          <w:p w14:paraId="2776C05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r>
      <w:tr w:rsidR="001C159B" w14:paraId="337556DD" w14:textId="77777777">
        <w:trPr>
          <w:trHeight w:val="283"/>
        </w:trPr>
        <w:tc>
          <w:tcPr>
            <w:tcW w:w="1199" w:type="dxa"/>
            <w:tcBorders>
              <w:top w:val="nil"/>
              <w:left w:val="nil"/>
              <w:bottom w:val="nil"/>
              <w:right w:val="nil"/>
            </w:tcBorders>
            <w:noWrap/>
            <w:vAlign w:val="bottom"/>
          </w:tcPr>
          <w:p w14:paraId="60A252D5"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4E509D0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05A4113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023573B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57A56D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(0.0083)</w:t>
            </w:r>
          </w:p>
        </w:tc>
        <w:tc>
          <w:tcPr>
            <w:tcW w:w="1463" w:type="dxa"/>
            <w:tcBorders>
              <w:top w:val="nil"/>
              <w:left w:val="nil"/>
              <w:bottom w:val="nil"/>
              <w:right w:val="nil"/>
            </w:tcBorders>
            <w:noWrap/>
            <w:vAlign w:val="bottom"/>
          </w:tcPr>
          <w:p w14:paraId="00538F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(10.2038)</w:t>
            </w:r>
          </w:p>
        </w:tc>
        <w:tc>
          <w:tcPr>
            <w:tcW w:w="1463" w:type="dxa"/>
            <w:tcBorders>
              <w:top w:val="nil"/>
              <w:left w:val="nil"/>
              <w:bottom w:val="nil"/>
              <w:right w:val="nil"/>
            </w:tcBorders>
            <w:noWrap/>
            <w:vAlign w:val="bottom"/>
          </w:tcPr>
          <w:p w14:paraId="20ADD9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(0.0038)</w:t>
            </w:r>
          </w:p>
        </w:tc>
        <w:tc>
          <w:tcPr>
            <w:tcW w:w="1291" w:type="dxa"/>
            <w:tcBorders>
              <w:top w:val="nil"/>
              <w:left w:val="nil"/>
              <w:bottom w:val="nil"/>
              <w:right w:val="nil"/>
            </w:tcBorders>
            <w:noWrap/>
            <w:vAlign w:val="bottom"/>
          </w:tcPr>
          <w:p w14:paraId="4883196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(0.0003)</w:t>
            </w:r>
          </w:p>
        </w:tc>
        <w:tc>
          <w:tcPr>
            <w:tcW w:w="1291" w:type="dxa"/>
            <w:tcBorders>
              <w:top w:val="nil"/>
              <w:left w:val="nil"/>
              <w:bottom w:val="nil"/>
              <w:right w:val="nil"/>
            </w:tcBorders>
            <w:noWrap/>
            <w:vAlign w:val="bottom"/>
          </w:tcPr>
          <w:p w14:paraId="687389A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r>
      <w:tr w:rsidR="001C159B" w14:paraId="23CD4A4C" w14:textId="77777777">
        <w:trPr>
          <w:trHeight w:val="283"/>
        </w:trPr>
        <w:tc>
          <w:tcPr>
            <w:tcW w:w="1199" w:type="dxa"/>
            <w:tcBorders>
              <w:top w:val="nil"/>
              <w:left w:val="nil"/>
              <w:bottom w:val="nil"/>
              <w:right w:val="nil"/>
            </w:tcBorders>
            <w:noWrap/>
            <w:vAlign w:val="bottom"/>
          </w:tcPr>
          <w:p w14:paraId="37922BC9"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urbanization_rate</w:t>
            </w:r>
            <w:proofErr w:type="spellEnd"/>
          </w:p>
        </w:tc>
        <w:tc>
          <w:tcPr>
            <w:tcW w:w="1177" w:type="dxa"/>
            <w:tcBorders>
              <w:top w:val="nil"/>
              <w:left w:val="nil"/>
              <w:bottom w:val="nil"/>
              <w:right w:val="nil"/>
            </w:tcBorders>
            <w:noWrap/>
            <w:vAlign w:val="bottom"/>
          </w:tcPr>
          <w:p w14:paraId="7DA68D2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-0.1486</w:t>
            </w:r>
          </w:p>
        </w:tc>
        <w:tc>
          <w:tcPr>
            <w:tcW w:w="1119" w:type="dxa"/>
            <w:tcBorders>
              <w:top w:val="nil"/>
              <w:left w:val="nil"/>
              <w:bottom w:val="nil"/>
              <w:right w:val="nil"/>
            </w:tcBorders>
            <w:noWrap/>
            <w:vAlign w:val="bottom"/>
          </w:tcPr>
          <w:p w14:paraId="798197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-0.2095</w:t>
            </w:r>
          </w:p>
        </w:tc>
        <w:tc>
          <w:tcPr>
            <w:tcW w:w="1149" w:type="dxa"/>
            <w:tcBorders>
              <w:top w:val="nil"/>
              <w:left w:val="nil"/>
              <w:bottom w:val="nil"/>
              <w:right w:val="nil"/>
            </w:tcBorders>
            <w:noWrap/>
            <w:vAlign w:val="bottom"/>
          </w:tcPr>
          <w:p w14:paraId="7B8E0E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0.3604</w:t>
            </w:r>
          </w:p>
        </w:tc>
        <w:tc>
          <w:tcPr>
            <w:tcW w:w="1281" w:type="dxa"/>
            <w:tcBorders>
              <w:top w:val="nil"/>
              <w:left w:val="nil"/>
              <w:bottom w:val="nil"/>
              <w:right w:val="nil"/>
            </w:tcBorders>
            <w:noWrap/>
            <w:vAlign w:val="bottom"/>
          </w:tcPr>
          <w:p w14:paraId="13C825D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-232.8117***</w:t>
            </w:r>
          </w:p>
        </w:tc>
        <w:tc>
          <w:tcPr>
            <w:tcW w:w="1463" w:type="dxa"/>
            <w:tcBorders>
              <w:top w:val="nil"/>
              <w:left w:val="nil"/>
              <w:bottom w:val="nil"/>
              <w:right w:val="nil"/>
            </w:tcBorders>
            <w:noWrap/>
            <w:vAlign w:val="bottom"/>
          </w:tcPr>
          <w:p w14:paraId="0060C96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-169400.7083***</w:t>
            </w:r>
          </w:p>
        </w:tc>
        <w:tc>
          <w:tcPr>
            <w:tcW w:w="1463" w:type="dxa"/>
            <w:tcBorders>
              <w:top w:val="nil"/>
              <w:left w:val="nil"/>
              <w:bottom w:val="nil"/>
              <w:right w:val="nil"/>
            </w:tcBorders>
            <w:noWrap/>
            <w:vAlign w:val="bottom"/>
          </w:tcPr>
          <w:p w14:paraId="1C1A560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-157.5910***</w:t>
            </w:r>
          </w:p>
        </w:tc>
        <w:tc>
          <w:tcPr>
            <w:tcW w:w="1291" w:type="dxa"/>
            <w:tcBorders>
              <w:top w:val="nil"/>
              <w:left w:val="nil"/>
              <w:bottom w:val="nil"/>
              <w:right w:val="nil"/>
            </w:tcBorders>
            <w:noWrap/>
            <w:vAlign w:val="bottom"/>
          </w:tcPr>
          <w:p w14:paraId="3962D81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-10.2422***</w:t>
            </w:r>
          </w:p>
        </w:tc>
        <w:tc>
          <w:tcPr>
            <w:tcW w:w="1291" w:type="dxa"/>
            <w:tcBorders>
              <w:top w:val="nil"/>
              <w:left w:val="nil"/>
              <w:bottom w:val="nil"/>
              <w:right w:val="nil"/>
            </w:tcBorders>
            <w:noWrap/>
            <w:vAlign w:val="bottom"/>
          </w:tcPr>
          <w:p w14:paraId="200967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-0.4851**</w:t>
            </w:r>
          </w:p>
        </w:tc>
      </w:tr>
      <w:tr w:rsidR="001C159B" w14:paraId="1266CB2E" w14:textId="77777777">
        <w:trPr>
          <w:trHeight w:val="283"/>
        </w:trPr>
        <w:tc>
          <w:tcPr>
            <w:tcW w:w="1199" w:type="dxa"/>
            <w:tcBorders>
              <w:top w:val="nil"/>
              <w:left w:val="nil"/>
              <w:bottom w:val="nil"/>
              <w:right w:val="nil"/>
            </w:tcBorders>
            <w:noWrap/>
            <w:vAlign w:val="bottom"/>
          </w:tcPr>
          <w:p w14:paraId="15A7FE1C"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68CC29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(0.1538)</w:t>
            </w:r>
          </w:p>
        </w:tc>
        <w:tc>
          <w:tcPr>
            <w:tcW w:w="1119" w:type="dxa"/>
            <w:tcBorders>
              <w:top w:val="nil"/>
              <w:left w:val="nil"/>
              <w:bottom w:val="nil"/>
              <w:right w:val="nil"/>
            </w:tcBorders>
            <w:noWrap/>
            <w:vAlign w:val="bottom"/>
          </w:tcPr>
          <w:p w14:paraId="7B7413D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(0.1958)</w:t>
            </w:r>
          </w:p>
        </w:tc>
        <w:tc>
          <w:tcPr>
            <w:tcW w:w="1149" w:type="dxa"/>
            <w:tcBorders>
              <w:top w:val="nil"/>
              <w:left w:val="nil"/>
              <w:bottom w:val="nil"/>
              <w:right w:val="nil"/>
            </w:tcBorders>
            <w:noWrap/>
            <w:vAlign w:val="bottom"/>
          </w:tcPr>
          <w:p w14:paraId="2F29469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(0.2757)</w:t>
            </w:r>
          </w:p>
        </w:tc>
        <w:tc>
          <w:tcPr>
            <w:tcW w:w="1281" w:type="dxa"/>
            <w:tcBorders>
              <w:top w:val="nil"/>
              <w:left w:val="nil"/>
              <w:bottom w:val="nil"/>
              <w:right w:val="nil"/>
            </w:tcBorders>
            <w:noWrap/>
            <w:vAlign w:val="bottom"/>
          </w:tcPr>
          <w:p w14:paraId="5D86E1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(62.2845)</w:t>
            </w:r>
          </w:p>
        </w:tc>
        <w:tc>
          <w:tcPr>
            <w:tcW w:w="1463" w:type="dxa"/>
            <w:tcBorders>
              <w:top w:val="nil"/>
              <w:left w:val="nil"/>
              <w:bottom w:val="nil"/>
              <w:right w:val="nil"/>
            </w:tcBorders>
            <w:noWrap/>
            <w:vAlign w:val="bottom"/>
          </w:tcPr>
          <w:p w14:paraId="1A8418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(59,392.0288)</w:t>
            </w:r>
          </w:p>
        </w:tc>
        <w:tc>
          <w:tcPr>
            <w:tcW w:w="1463" w:type="dxa"/>
            <w:tcBorders>
              <w:top w:val="nil"/>
              <w:left w:val="nil"/>
              <w:bottom w:val="nil"/>
              <w:right w:val="nil"/>
            </w:tcBorders>
            <w:noWrap/>
            <w:vAlign w:val="bottom"/>
          </w:tcPr>
          <w:p w14:paraId="58BEEFA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(43.7496)</w:t>
            </w:r>
          </w:p>
        </w:tc>
        <w:tc>
          <w:tcPr>
            <w:tcW w:w="1291" w:type="dxa"/>
            <w:tcBorders>
              <w:top w:val="nil"/>
              <w:left w:val="nil"/>
              <w:bottom w:val="nil"/>
              <w:right w:val="nil"/>
            </w:tcBorders>
            <w:noWrap/>
            <w:vAlign w:val="bottom"/>
          </w:tcPr>
          <w:p w14:paraId="2FFBF84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(2.2117)</w:t>
            </w:r>
          </w:p>
        </w:tc>
        <w:tc>
          <w:tcPr>
            <w:tcW w:w="1291" w:type="dxa"/>
            <w:tcBorders>
              <w:top w:val="nil"/>
              <w:left w:val="nil"/>
              <w:bottom w:val="nil"/>
              <w:right w:val="nil"/>
            </w:tcBorders>
            <w:noWrap/>
            <w:vAlign w:val="bottom"/>
          </w:tcPr>
          <w:p w14:paraId="706FF71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(0.2134)</w:t>
            </w:r>
          </w:p>
        </w:tc>
      </w:tr>
      <w:tr w:rsidR="001C159B" w14:paraId="090C278A" w14:textId="77777777">
        <w:trPr>
          <w:trHeight w:val="283"/>
        </w:trPr>
        <w:tc>
          <w:tcPr>
            <w:tcW w:w="1199" w:type="dxa"/>
            <w:tcBorders>
              <w:top w:val="nil"/>
              <w:left w:val="nil"/>
              <w:bottom w:val="nil"/>
              <w:right w:val="nil"/>
            </w:tcBorders>
            <w:noWrap/>
            <w:vAlign w:val="bottom"/>
          </w:tcPr>
          <w:p w14:paraId="0C8D6294"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env_exp_share</w:t>
            </w:r>
            <w:proofErr w:type="spellEnd"/>
          </w:p>
        </w:tc>
        <w:tc>
          <w:tcPr>
            <w:tcW w:w="1177" w:type="dxa"/>
            <w:tcBorders>
              <w:top w:val="nil"/>
              <w:left w:val="nil"/>
              <w:bottom w:val="nil"/>
              <w:right w:val="nil"/>
            </w:tcBorders>
            <w:noWrap/>
            <w:vAlign w:val="bottom"/>
          </w:tcPr>
          <w:p w14:paraId="270B8A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-0.3479</w:t>
            </w:r>
          </w:p>
        </w:tc>
        <w:tc>
          <w:tcPr>
            <w:tcW w:w="1119" w:type="dxa"/>
            <w:tcBorders>
              <w:top w:val="nil"/>
              <w:left w:val="nil"/>
              <w:bottom w:val="nil"/>
              <w:right w:val="nil"/>
            </w:tcBorders>
            <w:noWrap/>
            <w:vAlign w:val="bottom"/>
          </w:tcPr>
          <w:p w14:paraId="00CB50F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-0.6606</w:t>
            </w:r>
          </w:p>
        </w:tc>
        <w:tc>
          <w:tcPr>
            <w:tcW w:w="1149" w:type="dxa"/>
            <w:tcBorders>
              <w:top w:val="nil"/>
              <w:left w:val="nil"/>
              <w:bottom w:val="nil"/>
              <w:right w:val="nil"/>
            </w:tcBorders>
            <w:noWrap/>
            <w:vAlign w:val="bottom"/>
          </w:tcPr>
          <w:p w14:paraId="12ED0E5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-1.4498</w:t>
            </w:r>
          </w:p>
        </w:tc>
        <w:tc>
          <w:tcPr>
            <w:tcW w:w="1281" w:type="dxa"/>
            <w:tcBorders>
              <w:top w:val="nil"/>
              <w:left w:val="nil"/>
              <w:bottom w:val="nil"/>
              <w:right w:val="nil"/>
            </w:tcBorders>
            <w:noWrap/>
            <w:vAlign w:val="bottom"/>
          </w:tcPr>
          <w:p w14:paraId="2B4CAC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106.8895</w:t>
            </w:r>
          </w:p>
        </w:tc>
        <w:tc>
          <w:tcPr>
            <w:tcW w:w="1463" w:type="dxa"/>
            <w:tcBorders>
              <w:top w:val="nil"/>
              <w:left w:val="nil"/>
              <w:bottom w:val="nil"/>
              <w:right w:val="nil"/>
            </w:tcBorders>
            <w:noWrap/>
            <w:vAlign w:val="bottom"/>
          </w:tcPr>
          <w:p w14:paraId="3794B1B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160,500.4903</w:t>
            </w:r>
          </w:p>
        </w:tc>
        <w:tc>
          <w:tcPr>
            <w:tcW w:w="1463" w:type="dxa"/>
            <w:tcBorders>
              <w:top w:val="nil"/>
              <w:left w:val="nil"/>
              <w:bottom w:val="nil"/>
              <w:right w:val="nil"/>
            </w:tcBorders>
            <w:noWrap/>
            <w:vAlign w:val="bottom"/>
          </w:tcPr>
          <w:p w14:paraId="5E72DF8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-324.8793*</w:t>
            </w:r>
          </w:p>
        </w:tc>
        <w:tc>
          <w:tcPr>
            <w:tcW w:w="1291" w:type="dxa"/>
            <w:tcBorders>
              <w:top w:val="nil"/>
              <w:left w:val="nil"/>
              <w:bottom w:val="nil"/>
              <w:right w:val="nil"/>
            </w:tcBorders>
            <w:noWrap/>
            <w:vAlign w:val="bottom"/>
          </w:tcPr>
          <w:p w14:paraId="77F74EE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3.8958</w:t>
            </w:r>
          </w:p>
        </w:tc>
        <w:tc>
          <w:tcPr>
            <w:tcW w:w="1291" w:type="dxa"/>
            <w:tcBorders>
              <w:top w:val="nil"/>
              <w:left w:val="nil"/>
              <w:bottom w:val="nil"/>
              <w:right w:val="nil"/>
            </w:tcBorders>
            <w:noWrap/>
            <w:vAlign w:val="bottom"/>
          </w:tcPr>
          <w:p w14:paraId="659B11F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1.2402</w:t>
            </w:r>
          </w:p>
        </w:tc>
      </w:tr>
      <w:tr w:rsidR="001C159B" w14:paraId="1EF5BE1D" w14:textId="77777777">
        <w:trPr>
          <w:trHeight w:val="283"/>
        </w:trPr>
        <w:tc>
          <w:tcPr>
            <w:tcW w:w="1199" w:type="dxa"/>
            <w:tcBorders>
              <w:top w:val="nil"/>
              <w:left w:val="nil"/>
              <w:bottom w:val="nil"/>
              <w:right w:val="nil"/>
            </w:tcBorders>
            <w:noWrap/>
            <w:vAlign w:val="bottom"/>
          </w:tcPr>
          <w:p w14:paraId="32559C92"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196452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(0.3153)</w:t>
            </w:r>
          </w:p>
        </w:tc>
        <w:tc>
          <w:tcPr>
            <w:tcW w:w="1119" w:type="dxa"/>
            <w:tcBorders>
              <w:top w:val="nil"/>
              <w:left w:val="nil"/>
              <w:bottom w:val="nil"/>
              <w:right w:val="nil"/>
            </w:tcBorders>
            <w:noWrap/>
            <w:vAlign w:val="bottom"/>
          </w:tcPr>
          <w:p w14:paraId="38C93A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(0.5539)</w:t>
            </w:r>
          </w:p>
        </w:tc>
        <w:tc>
          <w:tcPr>
            <w:tcW w:w="1149" w:type="dxa"/>
            <w:tcBorders>
              <w:top w:val="nil"/>
              <w:left w:val="nil"/>
              <w:bottom w:val="nil"/>
              <w:right w:val="nil"/>
            </w:tcBorders>
            <w:noWrap/>
            <w:vAlign w:val="bottom"/>
          </w:tcPr>
          <w:p w14:paraId="1AC595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(1.1027)</w:t>
            </w:r>
          </w:p>
        </w:tc>
        <w:tc>
          <w:tcPr>
            <w:tcW w:w="1281" w:type="dxa"/>
            <w:tcBorders>
              <w:top w:val="nil"/>
              <w:left w:val="nil"/>
              <w:bottom w:val="nil"/>
              <w:right w:val="nil"/>
            </w:tcBorders>
            <w:noWrap/>
            <w:vAlign w:val="bottom"/>
          </w:tcPr>
          <w:p w14:paraId="29120FA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(211.7291)</w:t>
            </w:r>
          </w:p>
        </w:tc>
        <w:tc>
          <w:tcPr>
            <w:tcW w:w="1463" w:type="dxa"/>
            <w:tcBorders>
              <w:top w:val="nil"/>
              <w:left w:val="nil"/>
              <w:bottom w:val="nil"/>
              <w:right w:val="nil"/>
            </w:tcBorders>
            <w:noWrap/>
            <w:vAlign w:val="bottom"/>
          </w:tcPr>
          <w:p w14:paraId="34EF5C8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(193,677.6508)</w:t>
            </w:r>
          </w:p>
        </w:tc>
        <w:tc>
          <w:tcPr>
            <w:tcW w:w="1463" w:type="dxa"/>
            <w:tcBorders>
              <w:top w:val="nil"/>
              <w:left w:val="nil"/>
              <w:bottom w:val="nil"/>
              <w:right w:val="nil"/>
            </w:tcBorders>
            <w:noWrap/>
            <w:vAlign w:val="bottom"/>
          </w:tcPr>
          <w:p w14:paraId="5DBC646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(186.5194)</w:t>
            </w:r>
          </w:p>
        </w:tc>
        <w:tc>
          <w:tcPr>
            <w:tcW w:w="1291" w:type="dxa"/>
            <w:tcBorders>
              <w:top w:val="nil"/>
              <w:left w:val="nil"/>
              <w:bottom w:val="nil"/>
              <w:right w:val="nil"/>
            </w:tcBorders>
            <w:noWrap/>
            <w:vAlign w:val="bottom"/>
          </w:tcPr>
          <w:p w14:paraId="1F63BAD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(6.9234)</w:t>
            </w:r>
          </w:p>
        </w:tc>
        <w:tc>
          <w:tcPr>
            <w:tcW w:w="1291" w:type="dxa"/>
            <w:tcBorders>
              <w:top w:val="nil"/>
              <w:left w:val="nil"/>
              <w:bottom w:val="nil"/>
              <w:right w:val="nil"/>
            </w:tcBorders>
            <w:noWrap/>
            <w:vAlign w:val="bottom"/>
          </w:tcPr>
          <w:p w14:paraId="5003057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(0.9890)</w:t>
            </w:r>
          </w:p>
        </w:tc>
      </w:tr>
      <w:tr w:rsidR="001C159B" w14:paraId="4AA9C94E" w14:textId="77777777">
        <w:trPr>
          <w:trHeight w:val="283"/>
        </w:trPr>
        <w:tc>
          <w:tcPr>
            <w:tcW w:w="1199" w:type="dxa"/>
            <w:tcBorders>
              <w:top w:val="nil"/>
              <w:left w:val="nil"/>
              <w:bottom w:val="nil"/>
              <w:right w:val="nil"/>
            </w:tcBorders>
            <w:noWrap/>
            <w:vAlign w:val="bottom"/>
          </w:tcPr>
          <w:p w14:paraId="548B1921"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market_index</w:t>
            </w:r>
            <w:proofErr w:type="spellEnd"/>
          </w:p>
        </w:tc>
        <w:tc>
          <w:tcPr>
            <w:tcW w:w="1177" w:type="dxa"/>
            <w:tcBorders>
              <w:top w:val="nil"/>
              <w:left w:val="nil"/>
              <w:bottom w:val="nil"/>
              <w:right w:val="nil"/>
            </w:tcBorders>
            <w:noWrap/>
            <w:vAlign w:val="bottom"/>
          </w:tcPr>
          <w:p w14:paraId="774FE27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-0.0081*</w:t>
            </w:r>
          </w:p>
        </w:tc>
        <w:tc>
          <w:tcPr>
            <w:tcW w:w="1119" w:type="dxa"/>
            <w:tcBorders>
              <w:top w:val="nil"/>
              <w:left w:val="nil"/>
              <w:bottom w:val="nil"/>
              <w:right w:val="nil"/>
            </w:tcBorders>
            <w:noWrap/>
            <w:vAlign w:val="bottom"/>
          </w:tcPr>
          <w:p w14:paraId="4EB033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-0.0045</w:t>
            </w:r>
          </w:p>
        </w:tc>
        <w:tc>
          <w:tcPr>
            <w:tcW w:w="1149" w:type="dxa"/>
            <w:tcBorders>
              <w:top w:val="nil"/>
              <w:left w:val="nil"/>
              <w:bottom w:val="nil"/>
              <w:right w:val="nil"/>
            </w:tcBorders>
            <w:noWrap/>
            <w:vAlign w:val="bottom"/>
          </w:tcPr>
          <w:p w14:paraId="58C1B0E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-0.0125</w:t>
            </w:r>
          </w:p>
        </w:tc>
        <w:tc>
          <w:tcPr>
            <w:tcW w:w="1281" w:type="dxa"/>
            <w:tcBorders>
              <w:top w:val="nil"/>
              <w:left w:val="nil"/>
              <w:bottom w:val="nil"/>
              <w:right w:val="nil"/>
            </w:tcBorders>
            <w:noWrap/>
            <w:vAlign w:val="bottom"/>
          </w:tcPr>
          <w:p w14:paraId="19AD243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-5.0091</w:t>
            </w:r>
          </w:p>
        </w:tc>
        <w:tc>
          <w:tcPr>
            <w:tcW w:w="1463" w:type="dxa"/>
            <w:tcBorders>
              <w:top w:val="nil"/>
              <w:left w:val="nil"/>
              <w:bottom w:val="nil"/>
              <w:right w:val="nil"/>
            </w:tcBorders>
            <w:noWrap/>
            <w:vAlign w:val="bottom"/>
          </w:tcPr>
          <w:p w14:paraId="2252A9E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-1,550.2439</w:t>
            </w:r>
          </w:p>
        </w:tc>
        <w:tc>
          <w:tcPr>
            <w:tcW w:w="1463" w:type="dxa"/>
            <w:tcBorders>
              <w:top w:val="nil"/>
              <w:left w:val="nil"/>
              <w:bottom w:val="nil"/>
              <w:right w:val="nil"/>
            </w:tcBorders>
            <w:noWrap/>
            <w:vAlign w:val="bottom"/>
          </w:tcPr>
          <w:p w14:paraId="584C893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-4.9647**</w:t>
            </w:r>
          </w:p>
        </w:tc>
        <w:tc>
          <w:tcPr>
            <w:tcW w:w="1291" w:type="dxa"/>
            <w:tcBorders>
              <w:top w:val="nil"/>
              <w:left w:val="nil"/>
              <w:bottom w:val="nil"/>
              <w:right w:val="nil"/>
            </w:tcBorders>
            <w:noWrap/>
            <w:vAlign w:val="bottom"/>
          </w:tcPr>
          <w:p w14:paraId="0B38C05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0.0313</w:t>
            </w:r>
          </w:p>
        </w:tc>
        <w:tc>
          <w:tcPr>
            <w:tcW w:w="1291" w:type="dxa"/>
            <w:tcBorders>
              <w:top w:val="nil"/>
              <w:left w:val="nil"/>
              <w:bottom w:val="nil"/>
              <w:right w:val="nil"/>
            </w:tcBorders>
            <w:noWrap/>
            <w:vAlign w:val="bottom"/>
          </w:tcPr>
          <w:p w14:paraId="1B37E71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-0.0019</w:t>
            </w:r>
          </w:p>
        </w:tc>
      </w:tr>
      <w:tr w:rsidR="001C159B" w14:paraId="141B910F" w14:textId="77777777">
        <w:trPr>
          <w:trHeight w:val="283"/>
        </w:trPr>
        <w:tc>
          <w:tcPr>
            <w:tcW w:w="1199" w:type="dxa"/>
            <w:tcBorders>
              <w:top w:val="nil"/>
              <w:left w:val="nil"/>
              <w:bottom w:val="nil"/>
              <w:right w:val="nil"/>
            </w:tcBorders>
            <w:noWrap/>
            <w:vAlign w:val="bottom"/>
          </w:tcPr>
          <w:p w14:paraId="6E9C8EA6"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71963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(0.0042)</w:t>
            </w:r>
          </w:p>
        </w:tc>
        <w:tc>
          <w:tcPr>
            <w:tcW w:w="1119" w:type="dxa"/>
            <w:tcBorders>
              <w:top w:val="nil"/>
              <w:left w:val="nil"/>
              <w:bottom w:val="nil"/>
              <w:right w:val="nil"/>
            </w:tcBorders>
            <w:noWrap/>
            <w:vAlign w:val="bottom"/>
          </w:tcPr>
          <w:p w14:paraId="741B4B0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(0.0082)</w:t>
            </w:r>
          </w:p>
        </w:tc>
        <w:tc>
          <w:tcPr>
            <w:tcW w:w="1149" w:type="dxa"/>
            <w:tcBorders>
              <w:top w:val="nil"/>
              <w:left w:val="nil"/>
              <w:bottom w:val="nil"/>
              <w:right w:val="nil"/>
            </w:tcBorders>
            <w:noWrap/>
            <w:vAlign w:val="bottom"/>
          </w:tcPr>
          <w:p w14:paraId="561ADD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(0.0127)</w:t>
            </w:r>
          </w:p>
        </w:tc>
        <w:tc>
          <w:tcPr>
            <w:tcW w:w="1281" w:type="dxa"/>
            <w:tcBorders>
              <w:top w:val="nil"/>
              <w:left w:val="nil"/>
              <w:bottom w:val="nil"/>
              <w:right w:val="nil"/>
            </w:tcBorders>
            <w:noWrap/>
            <w:vAlign w:val="bottom"/>
          </w:tcPr>
          <w:p w14:paraId="5FC0D3E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(2.9896)</w:t>
            </w:r>
          </w:p>
        </w:tc>
        <w:tc>
          <w:tcPr>
            <w:tcW w:w="1463" w:type="dxa"/>
            <w:tcBorders>
              <w:top w:val="nil"/>
              <w:left w:val="nil"/>
              <w:bottom w:val="nil"/>
              <w:right w:val="nil"/>
            </w:tcBorders>
            <w:noWrap/>
            <w:vAlign w:val="bottom"/>
          </w:tcPr>
          <w:p w14:paraId="038DC94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(2,886.5489)</w:t>
            </w:r>
          </w:p>
        </w:tc>
        <w:tc>
          <w:tcPr>
            <w:tcW w:w="1463" w:type="dxa"/>
            <w:tcBorders>
              <w:top w:val="nil"/>
              <w:left w:val="nil"/>
              <w:bottom w:val="nil"/>
              <w:right w:val="nil"/>
            </w:tcBorders>
            <w:noWrap/>
            <w:vAlign w:val="bottom"/>
          </w:tcPr>
          <w:p w14:paraId="716EFDB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(2.3969)</w:t>
            </w:r>
          </w:p>
        </w:tc>
        <w:tc>
          <w:tcPr>
            <w:tcW w:w="1291" w:type="dxa"/>
            <w:tcBorders>
              <w:top w:val="nil"/>
              <w:left w:val="nil"/>
              <w:bottom w:val="nil"/>
              <w:right w:val="nil"/>
            </w:tcBorders>
            <w:noWrap/>
            <w:vAlign w:val="bottom"/>
          </w:tcPr>
          <w:p w14:paraId="4A07F7F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(0.1021)</w:t>
            </w:r>
          </w:p>
        </w:tc>
        <w:tc>
          <w:tcPr>
            <w:tcW w:w="1291" w:type="dxa"/>
            <w:tcBorders>
              <w:top w:val="nil"/>
              <w:left w:val="nil"/>
              <w:bottom w:val="nil"/>
              <w:right w:val="nil"/>
            </w:tcBorders>
            <w:noWrap/>
            <w:vAlign w:val="bottom"/>
          </w:tcPr>
          <w:p w14:paraId="2EBFEE0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(0.0102)</w:t>
            </w:r>
          </w:p>
        </w:tc>
      </w:tr>
      <w:tr w:rsidR="001C159B" w14:paraId="2851D82A" w14:textId="77777777">
        <w:trPr>
          <w:trHeight w:val="283"/>
        </w:trPr>
        <w:tc>
          <w:tcPr>
            <w:tcW w:w="1199" w:type="dxa"/>
            <w:tcBorders>
              <w:top w:val="nil"/>
              <w:left w:val="nil"/>
              <w:bottom w:val="nil"/>
              <w:right w:val="nil"/>
            </w:tcBorders>
            <w:noWrap/>
            <w:vAlign w:val="bottom"/>
          </w:tcPr>
          <w:p w14:paraId="0098B25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Constant</w:t>
            </w:r>
          </w:p>
        </w:tc>
        <w:tc>
          <w:tcPr>
            <w:tcW w:w="1177" w:type="dxa"/>
            <w:tcBorders>
              <w:top w:val="nil"/>
              <w:left w:val="nil"/>
              <w:bottom w:val="nil"/>
              <w:right w:val="nil"/>
            </w:tcBorders>
            <w:noWrap/>
            <w:vAlign w:val="bottom"/>
          </w:tcPr>
          <w:p w14:paraId="7CFF38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-1.3626**</w:t>
            </w:r>
          </w:p>
        </w:tc>
        <w:tc>
          <w:tcPr>
            <w:tcW w:w="1119" w:type="dxa"/>
            <w:tcBorders>
              <w:top w:val="nil"/>
              <w:left w:val="nil"/>
              <w:bottom w:val="nil"/>
              <w:right w:val="nil"/>
            </w:tcBorders>
            <w:noWrap/>
            <w:vAlign w:val="bottom"/>
          </w:tcPr>
          <w:p w14:paraId="6638D80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0.9793</w:t>
            </w:r>
          </w:p>
        </w:tc>
        <w:tc>
          <w:tcPr>
            <w:tcW w:w="1149" w:type="dxa"/>
            <w:tcBorders>
              <w:top w:val="nil"/>
              <w:left w:val="nil"/>
              <w:bottom w:val="nil"/>
              <w:right w:val="nil"/>
            </w:tcBorders>
            <w:noWrap/>
            <w:vAlign w:val="bottom"/>
          </w:tcPr>
          <w:p w14:paraId="2DC5A0B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17.7280***</w:t>
            </w:r>
          </w:p>
        </w:tc>
        <w:tc>
          <w:tcPr>
            <w:tcW w:w="1281" w:type="dxa"/>
            <w:tcBorders>
              <w:top w:val="nil"/>
              <w:left w:val="nil"/>
              <w:bottom w:val="nil"/>
              <w:right w:val="nil"/>
            </w:tcBorders>
            <w:noWrap/>
            <w:vAlign w:val="bottom"/>
          </w:tcPr>
          <w:p w14:paraId="11B3BAE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-294.9405</w:t>
            </w:r>
          </w:p>
        </w:tc>
        <w:tc>
          <w:tcPr>
            <w:tcW w:w="1463" w:type="dxa"/>
            <w:tcBorders>
              <w:top w:val="nil"/>
              <w:left w:val="nil"/>
              <w:bottom w:val="nil"/>
              <w:right w:val="nil"/>
            </w:tcBorders>
            <w:noWrap/>
            <w:vAlign w:val="bottom"/>
          </w:tcPr>
          <w:p w14:paraId="371677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-355853.3766**</w:t>
            </w:r>
          </w:p>
        </w:tc>
        <w:tc>
          <w:tcPr>
            <w:tcW w:w="1463" w:type="dxa"/>
            <w:tcBorders>
              <w:top w:val="nil"/>
              <w:left w:val="nil"/>
              <w:bottom w:val="nil"/>
              <w:right w:val="nil"/>
            </w:tcBorders>
            <w:noWrap/>
            <w:vAlign w:val="bottom"/>
          </w:tcPr>
          <w:p w14:paraId="73F16BD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-302.3319***</w:t>
            </w:r>
          </w:p>
        </w:tc>
        <w:tc>
          <w:tcPr>
            <w:tcW w:w="1291" w:type="dxa"/>
            <w:tcBorders>
              <w:top w:val="nil"/>
              <w:left w:val="nil"/>
              <w:bottom w:val="nil"/>
              <w:right w:val="nil"/>
            </w:tcBorders>
            <w:noWrap/>
            <w:vAlign w:val="bottom"/>
          </w:tcPr>
          <w:p w14:paraId="0FC2002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-23.9411***</w:t>
            </w:r>
          </w:p>
        </w:tc>
        <w:tc>
          <w:tcPr>
            <w:tcW w:w="1291" w:type="dxa"/>
            <w:tcBorders>
              <w:top w:val="nil"/>
              <w:left w:val="nil"/>
              <w:bottom w:val="nil"/>
              <w:right w:val="nil"/>
            </w:tcBorders>
            <w:noWrap/>
            <w:vAlign w:val="bottom"/>
          </w:tcPr>
          <w:p w14:paraId="208BA5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-0.1456</w:t>
            </w:r>
          </w:p>
        </w:tc>
      </w:tr>
      <w:tr w:rsidR="001C159B" w14:paraId="58BAFC9A" w14:textId="77777777">
        <w:trPr>
          <w:trHeight w:val="283"/>
        </w:trPr>
        <w:tc>
          <w:tcPr>
            <w:tcW w:w="1199" w:type="dxa"/>
            <w:tcBorders>
              <w:top w:val="nil"/>
              <w:left w:val="nil"/>
              <w:bottom w:val="nil"/>
              <w:right w:val="nil"/>
            </w:tcBorders>
            <w:noWrap/>
            <w:vAlign w:val="bottom"/>
          </w:tcPr>
          <w:p w14:paraId="66DE7E86"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0A8CE8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(0.5328)</w:t>
            </w:r>
          </w:p>
        </w:tc>
        <w:tc>
          <w:tcPr>
            <w:tcW w:w="1119" w:type="dxa"/>
            <w:tcBorders>
              <w:top w:val="nil"/>
              <w:left w:val="nil"/>
              <w:bottom w:val="nil"/>
              <w:right w:val="nil"/>
            </w:tcBorders>
            <w:noWrap/>
            <w:vAlign w:val="bottom"/>
          </w:tcPr>
          <w:p w14:paraId="6707971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(0.7118)</w:t>
            </w:r>
          </w:p>
        </w:tc>
        <w:tc>
          <w:tcPr>
            <w:tcW w:w="1149" w:type="dxa"/>
            <w:tcBorders>
              <w:top w:val="nil"/>
              <w:left w:val="nil"/>
              <w:bottom w:val="nil"/>
              <w:right w:val="nil"/>
            </w:tcBorders>
            <w:noWrap/>
            <w:vAlign w:val="bottom"/>
          </w:tcPr>
          <w:p w14:paraId="293D025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(0.6713)</w:t>
            </w:r>
          </w:p>
        </w:tc>
        <w:tc>
          <w:tcPr>
            <w:tcW w:w="1281" w:type="dxa"/>
            <w:tcBorders>
              <w:top w:val="nil"/>
              <w:left w:val="nil"/>
              <w:bottom w:val="nil"/>
              <w:right w:val="nil"/>
            </w:tcBorders>
            <w:noWrap/>
            <w:vAlign w:val="bottom"/>
          </w:tcPr>
          <w:p w14:paraId="24906C0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(186.8359)</w:t>
            </w:r>
          </w:p>
        </w:tc>
        <w:tc>
          <w:tcPr>
            <w:tcW w:w="1463" w:type="dxa"/>
            <w:tcBorders>
              <w:top w:val="nil"/>
              <w:left w:val="nil"/>
              <w:bottom w:val="nil"/>
              <w:right w:val="nil"/>
            </w:tcBorders>
            <w:noWrap/>
            <w:vAlign w:val="bottom"/>
          </w:tcPr>
          <w:p w14:paraId="538CEB8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(151,808.6505)</w:t>
            </w:r>
          </w:p>
        </w:tc>
        <w:tc>
          <w:tcPr>
            <w:tcW w:w="1463" w:type="dxa"/>
            <w:tcBorders>
              <w:top w:val="nil"/>
              <w:left w:val="nil"/>
              <w:bottom w:val="nil"/>
              <w:right w:val="nil"/>
            </w:tcBorders>
            <w:noWrap/>
            <w:vAlign w:val="bottom"/>
          </w:tcPr>
          <w:p w14:paraId="6034B9F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(103.3366)</w:t>
            </w:r>
          </w:p>
        </w:tc>
        <w:tc>
          <w:tcPr>
            <w:tcW w:w="1291" w:type="dxa"/>
            <w:tcBorders>
              <w:top w:val="nil"/>
              <w:left w:val="nil"/>
              <w:bottom w:val="nil"/>
              <w:right w:val="nil"/>
            </w:tcBorders>
            <w:noWrap/>
            <w:vAlign w:val="bottom"/>
          </w:tcPr>
          <w:p w14:paraId="61CE1DD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(5.4079)</w:t>
            </w:r>
          </w:p>
        </w:tc>
        <w:tc>
          <w:tcPr>
            <w:tcW w:w="1291" w:type="dxa"/>
            <w:tcBorders>
              <w:top w:val="nil"/>
              <w:left w:val="nil"/>
              <w:bottom w:val="nil"/>
              <w:right w:val="nil"/>
            </w:tcBorders>
            <w:noWrap/>
            <w:vAlign w:val="bottom"/>
          </w:tcPr>
          <w:p w14:paraId="3B5C231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(0.7161)</w:t>
            </w:r>
          </w:p>
        </w:tc>
      </w:tr>
      <w:tr w:rsidR="001C159B" w14:paraId="6F6977CD" w14:textId="77777777">
        <w:trPr>
          <w:trHeight w:val="283"/>
        </w:trPr>
        <w:tc>
          <w:tcPr>
            <w:tcW w:w="1199" w:type="dxa"/>
            <w:tcBorders>
              <w:top w:val="nil"/>
              <w:left w:val="nil"/>
              <w:bottom w:val="nil"/>
              <w:right w:val="nil"/>
            </w:tcBorders>
            <w:noWrap/>
            <w:vAlign w:val="bottom"/>
          </w:tcPr>
          <w:p w14:paraId="18797238"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61F92C2"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19" w:type="dxa"/>
            <w:tcBorders>
              <w:top w:val="nil"/>
              <w:left w:val="nil"/>
              <w:bottom w:val="nil"/>
              <w:right w:val="nil"/>
            </w:tcBorders>
            <w:noWrap/>
            <w:vAlign w:val="bottom"/>
          </w:tcPr>
          <w:p w14:paraId="044DC9BD"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49" w:type="dxa"/>
            <w:tcBorders>
              <w:top w:val="nil"/>
              <w:left w:val="nil"/>
              <w:bottom w:val="nil"/>
              <w:right w:val="nil"/>
            </w:tcBorders>
            <w:noWrap/>
            <w:vAlign w:val="bottom"/>
          </w:tcPr>
          <w:p w14:paraId="3741000C"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81" w:type="dxa"/>
            <w:tcBorders>
              <w:top w:val="nil"/>
              <w:left w:val="nil"/>
              <w:bottom w:val="nil"/>
              <w:right w:val="nil"/>
            </w:tcBorders>
            <w:noWrap/>
            <w:vAlign w:val="bottom"/>
          </w:tcPr>
          <w:p w14:paraId="53ABA287"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7A86EA88"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24E06D47"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50CCF8A9"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626C4A41"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r>
      <w:tr w:rsidR="001C159B" w14:paraId="57A59147" w14:textId="77777777">
        <w:trPr>
          <w:trHeight w:val="283"/>
        </w:trPr>
        <w:tc>
          <w:tcPr>
            <w:tcW w:w="1199" w:type="dxa"/>
            <w:tcBorders>
              <w:top w:val="nil"/>
              <w:left w:val="nil"/>
              <w:bottom w:val="nil"/>
              <w:right w:val="nil"/>
            </w:tcBorders>
            <w:noWrap/>
            <w:vAlign w:val="bottom"/>
          </w:tcPr>
          <w:p w14:paraId="3C25EBA8"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Observations</w:t>
            </w:r>
          </w:p>
        </w:tc>
        <w:tc>
          <w:tcPr>
            <w:tcW w:w="1177" w:type="dxa"/>
            <w:tcBorders>
              <w:top w:val="nil"/>
              <w:left w:val="nil"/>
              <w:bottom w:val="nil"/>
              <w:right w:val="nil"/>
            </w:tcBorders>
            <w:noWrap/>
            <w:vAlign w:val="bottom"/>
          </w:tcPr>
          <w:p w14:paraId="15CE735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119" w:type="dxa"/>
            <w:tcBorders>
              <w:top w:val="nil"/>
              <w:left w:val="nil"/>
              <w:bottom w:val="nil"/>
              <w:right w:val="nil"/>
            </w:tcBorders>
            <w:noWrap/>
            <w:vAlign w:val="bottom"/>
          </w:tcPr>
          <w:p w14:paraId="2C2C566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480</w:t>
            </w:r>
          </w:p>
        </w:tc>
        <w:tc>
          <w:tcPr>
            <w:tcW w:w="1149" w:type="dxa"/>
            <w:tcBorders>
              <w:top w:val="nil"/>
              <w:left w:val="nil"/>
              <w:bottom w:val="nil"/>
              <w:right w:val="nil"/>
            </w:tcBorders>
            <w:noWrap/>
            <w:vAlign w:val="bottom"/>
          </w:tcPr>
          <w:p w14:paraId="3BFBA04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281" w:type="dxa"/>
            <w:tcBorders>
              <w:top w:val="nil"/>
              <w:left w:val="nil"/>
              <w:bottom w:val="nil"/>
              <w:right w:val="nil"/>
            </w:tcBorders>
            <w:noWrap/>
            <w:vAlign w:val="bottom"/>
          </w:tcPr>
          <w:p w14:paraId="3F40D5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3549A12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64B9139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2B3246D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42D3EFD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r>
      <w:tr w:rsidR="001C159B" w14:paraId="739A925E" w14:textId="77777777">
        <w:trPr>
          <w:trHeight w:val="283"/>
        </w:trPr>
        <w:tc>
          <w:tcPr>
            <w:tcW w:w="1199" w:type="dxa"/>
            <w:tcBorders>
              <w:top w:val="nil"/>
              <w:left w:val="nil"/>
              <w:bottom w:val="nil"/>
              <w:right w:val="nil"/>
            </w:tcBorders>
            <w:noWrap/>
            <w:vAlign w:val="bottom"/>
          </w:tcPr>
          <w:p w14:paraId="05C3402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R-squared</w:t>
            </w:r>
          </w:p>
        </w:tc>
        <w:tc>
          <w:tcPr>
            <w:tcW w:w="1177" w:type="dxa"/>
            <w:tcBorders>
              <w:top w:val="nil"/>
              <w:left w:val="nil"/>
              <w:bottom w:val="nil"/>
              <w:right w:val="nil"/>
            </w:tcBorders>
            <w:noWrap/>
            <w:vAlign w:val="bottom"/>
          </w:tcPr>
          <w:p w14:paraId="2E80556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0.9270</w:t>
            </w:r>
          </w:p>
        </w:tc>
        <w:tc>
          <w:tcPr>
            <w:tcW w:w="1119" w:type="dxa"/>
            <w:tcBorders>
              <w:top w:val="nil"/>
              <w:left w:val="nil"/>
              <w:bottom w:val="nil"/>
              <w:right w:val="nil"/>
            </w:tcBorders>
            <w:noWrap/>
            <w:vAlign w:val="bottom"/>
          </w:tcPr>
          <w:p w14:paraId="0C5956B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0.9338</w:t>
            </w:r>
          </w:p>
        </w:tc>
        <w:tc>
          <w:tcPr>
            <w:tcW w:w="1149" w:type="dxa"/>
            <w:tcBorders>
              <w:top w:val="nil"/>
              <w:left w:val="nil"/>
              <w:bottom w:val="nil"/>
              <w:right w:val="nil"/>
            </w:tcBorders>
            <w:noWrap/>
            <w:vAlign w:val="bottom"/>
          </w:tcPr>
          <w:p w14:paraId="5A5F8AF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0.9925</w:t>
            </w:r>
          </w:p>
        </w:tc>
        <w:tc>
          <w:tcPr>
            <w:tcW w:w="1281" w:type="dxa"/>
            <w:tcBorders>
              <w:top w:val="nil"/>
              <w:left w:val="nil"/>
              <w:bottom w:val="nil"/>
              <w:right w:val="nil"/>
            </w:tcBorders>
            <w:noWrap/>
            <w:vAlign w:val="bottom"/>
          </w:tcPr>
          <w:p w14:paraId="1E62BDD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0.8747</w:t>
            </w:r>
          </w:p>
        </w:tc>
        <w:tc>
          <w:tcPr>
            <w:tcW w:w="1463" w:type="dxa"/>
            <w:tcBorders>
              <w:top w:val="nil"/>
              <w:left w:val="nil"/>
              <w:bottom w:val="nil"/>
              <w:right w:val="nil"/>
            </w:tcBorders>
            <w:noWrap/>
            <w:vAlign w:val="bottom"/>
          </w:tcPr>
          <w:p w14:paraId="4D1A672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0.9108</w:t>
            </w:r>
          </w:p>
        </w:tc>
        <w:tc>
          <w:tcPr>
            <w:tcW w:w="1463" w:type="dxa"/>
            <w:tcBorders>
              <w:top w:val="nil"/>
              <w:left w:val="nil"/>
              <w:bottom w:val="nil"/>
              <w:right w:val="nil"/>
            </w:tcBorders>
            <w:noWrap/>
            <w:vAlign w:val="bottom"/>
          </w:tcPr>
          <w:p w14:paraId="08F33E6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0.7730</w:t>
            </w:r>
          </w:p>
        </w:tc>
        <w:tc>
          <w:tcPr>
            <w:tcW w:w="1291" w:type="dxa"/>
            <w:tcBorders>
              <w:top w:val="nil"/>
              <w:left w:val="nil"/>
              <w:bottom w:val="nil"/>
              <w:right w:val="nil"/>
            </w:tcBorders>
            <w:noWrap/>
            <w:vAlign w:val="bottom"/>
          </w:tcPr>
          <w:p w14:paraId="76AD879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0.7418</w:t>
            </w:r>
          </w:p>
        </w:tc>
        <w:tc>
          <w:tcPr>
            <w:tcW w:w="1291" w:type="dxa"/>
            <w:tcBorders>
              <w:top w:val="nil"/>
              <w:left w:val="nil"/>
              <w:bottom w:val="nil"/>
              <w:right w:val="nil"/>
            </w:tcBorders>
            <w:noWrap/>
            <w:vAlign w:val="bottom"/>
          </w:tcPr>
          <w:p w14:paraId="7A38E44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0.2640</w:t>
            </w:r>
          </w:p>
        </w:tc>
      </w:tr>
      <w:tr w:rsidR="001C159B" w14:paraId="1220A3DD" w14:textId="77777777">
        <w:trPr>
          <w:trHeight w:val="283"/>
        </w:trPr>
        <w:tc>
          <w:tcPr>
            <w:tcW w:w="1199" w:type="dxa"/>
            <w:tcBorders>
              <w:top w:val="nil"/>
              <w:left w:val="nil"/>
              <w:bottom w:val="nil"/>
              <w:right w:val="nil"/>
            </w:tcBorders>
            <w:noWrap/>
            <w:vAlign w:val="bottom"/>
          </w:tcPr>
          <w:p w14:paraId="0BEE15D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lastRenderedPageBreak/>
              <w:t>Policy breakpoint</w:t>
            </w:r>
          </w:p>
        </w:tc>
        <w:tc>
          <w:tcPr>
            <w:tcW w:w="1177" w:type="dxa"/>
            <w:tcBorders>
              <w:top w:val="nil"/>
              <w:left w:val="nil"/>
              <w:bottom w:val="nil"/>
              <w:right w:val="nil"/>
            </w:tcBorders>
            <w:noWrap/>
            <w:vAlign w:val="bottom"/>
          </w:tcPr>
          <w:p w14:paraId="47C9808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19" w:type="dxa"/>
            <w:tcBorders>
              <w:top w:val="nil"/>
              <w:left w:val="nil"/>
              <w:bottom w:val="nil"/>
              <w:right w:val="nil"/>
            </w:tcBorders>
            <w:noWrap/>
            <w:vAlign w:val="bottom"/>
          </w:tcPr>
          <w:p w14:paraId="18555C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49" w:type="dxa"/>
            <w:tcBorders>
              <w:top w:val="nil"/>
              <w:left w:val="nil"/>
              <w:bottom w:val="nil"/>
              <w:right w:val="nil"/>
            </w:tcBorders>
            <w:noWrap/>
            <w:vAlign w:val="bottom"/>
          </w:tcPr>
          <w:p w14:paraId="1DD2BAD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81" w:type="dxa"/>
            <w:tcBorders>
              <w:top w:val="nil"/>
              <w:left w:val="nil"/>
              <w:bottom w:val="nil"/>
              <w:right w:val="nil"/>
            </w:tcBorders>
            <w:noWrap/>
            <w:vAlign w:val="bottom"/>
          </w:tcPr>
          <w:p w14:paraId="385776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0E7240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502C7E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55F6C9B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77A50E4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r>
      <w:tr w:rsidR="001C159B" w14:paraId="43BED71B" w14:textId="77777777">
        <w:trPr>
          <w:trHeight w:val="283"/>
        </w:trPr>
        <w:tc>
          <w:tcPr>
            <w:tcW w:w="1199" w:type="dxa"/>
            <w:tcBorders>
              <w:top w:val="nil"/>
              <w:left w:val="nil"/>
              <w:bottom w:val="nil"/>
              <w:right w:val="nil"/>
            </w:tcBorders>
            <w:noWrap/>
            <w:vAlign w:val="bottom"/>
          </w:tcPr>
          <w:p w14:paraId="093B1D72"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 FE</w:t>
            </w:r>
          </w:p>
        </w:tc>
        <w:tc>
          <w:tcPr>
            <w:tcW w:w="1177" w:type="dxa"/>
            <w:tcBorders>
              <w:top w:val="nil"/>
              <w:left w:val="nil"/>
              <w:bottom w:val="nil"/>
              <w:right w:val="nil"/>
            </w:tcBorders>
            <w:noWrap/>
            <w:vAlign w:val="bottom"/>
          </w:tcPr>
          <w:p w14:paraId="3BE54ED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670D8E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0E2C376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51551CB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93C67B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2D637DE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5CE2812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8828F4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106546D3" w14:textId="77777777">
        <w:trPr>
          <w:trHeight w:val="283"/>
        </w:trPr>
        <w:tc>
          <w:tcPr>
            <w:tcW w:w="1199" w:type="dxa"/>
            <w:tcBorders>
              <w:top w:val="nil"/>
              <w:left w:val="nil"/>
              <w:bottom w:val="nil"/>
              <w:right w:val="nil"/>
            </w:tcBorders>
            <w:noWrap/>
            <w:vAlign w:val="bottom"/>
          </w:tcPr>
          <w:p w14:paraId="0B4EF1AA"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Year FE</w:t>
            </w:r>
          </w:p>
        </w:tc>
        <w:tc>
          <w:tcPr>
            <w:tcW w:w="1177" w:type="dxa"/>
            <w:tcBorders>
              <w:top w:val="nil"/>
              <w:left w:val="nil"/>
              <w:bottom w:val="nil"/>
              <w:right w:val="nil"/>
            </w:tcBorders>
            <w:noWrap/>
            <w:vAlign w:val="bottom"/>
          </w:tcPr>
          <w:p w14:paraId="6E99CB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1D2DE31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046D465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6F313E4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F2F9B4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706529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40313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3515623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2669F312" w14:textId="77777777">
        <w:trPr>
          <w:trHeight w:val="293"/>
        </w:trPr>
        <w:tc>
          <w:tcPr>
            <w:tcW w:w="1199" w:type="dxa"/>
            <w:tcBorders>
              <w:top w:val="nil"/>
              <w:left w:val="nil"/>
              <w:bottom w:val="single" w:sz="4" w:space="0" w:color="000000"/>
              <w:right w:val="nil"/>
            </w:tcBorders>
            <w:noWrap/>
            <w:vAlign w:val="bottom"/>
          </w:tcPr>
          <w:p w14:paraId="185ACFA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Cluster</w:t>
            </w:r>
          </w:p>
        </w:tc>
        <w:tc>
          <w:tcPr>
            <w:tcW w:w="1177" w:type="dxa"/>
            <w:tcBorders>
              <w:top w:val="nil"/>
              <w:left w:val="nil"/>
              <w:bottom w:val="single" w:sz="4" w:space="0" w:color="000000"/>
              <w:right w:val="nil"/>
            </w:tcBorders>
            <w:noWrap/>
            <w:vAlign w:val="bottom"/>
          </w:tcPr>
          <w:p w14:paraId="6EDC88E3"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19" w:type="dxa"/>
            <w:tcBorders>
              <w:top w:val="nil"/>
              <w:left w:val="nil"/>
              <w:bottom w:val="single" w:sz="4" w:space="0" w:color="000000"/>
              <w:right w:val="nil"/>
            </w:tcBorders>
            <w:noWrap/>
            <w:vAlign w:val="bottom"/>
          </w:tcPr>
          <w:p w14:paraId="1D7C6327"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49" w:type="dxa"/>
            <w:tcBorders>
              <w:top w:val="nil"/>
              <w:left w:val="nil"/>
              <w:bottom w:val="single" w:sz="4" w:space="0" w:color="000000"/>
              <w:right w:val="nil"/>
            </w:tcBorders>
            <w:noWrap/>
            <w:vAlign w:val="bottom"/>
          </w:tcPr>
          <w:p w14:paraId="47F49E38"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81" w:type="dxa"/>
            <w:tcBorders>
              <w:top w:val="nil"/>
              <w:left w:val="nil"/>
              <w:bottom w:val="single" w:sz="4" w:space="0" w:color="000000"/>
              <w:right w:val="nil"/>
            </w:tcBorders>
            <w:noWrap/>
            <w:vAlign w:val="bottom"/>
          </w:tcPr>
          <w:p w14:paraId="0E669606"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463" w:type="dxa"/>
            <w:tcBorders>
              <w:top w:val="nil"/>
              <w:left w:val="nil"/>
              <w:bottom w:val="single" w:sz="4" w:space="0" w:color="000000"/>
              <w:right w:val="nil"/>
            </w:tcBorders>
            <w:noWrap/>
            <w:vAlign w:val="bottom"/>
          </w:tcPr>
          <w:p w14:paraId="10962931"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463" w:type="dxa"/>
            <w:tcBorders>
              <w:top w:val="nil"/>
              <w:left w:val="nil"/>
              <w:bottom w:val="single" w:sz="4" w:space="0" w:color="000000"/>
              <w:right w:val="nil"/>
            </w:tcBorders>
            <w:noWrap/>
            <w:vAlign w:val="bottom"/>
          </w:tcPr>
          <w:p w14:paraId="6BB6FB70"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91" w:type="dxa"/>
            <w:tcBorders>
              <w:top w:val="nil"/>
              <w:left w:val="nil"/>
              <w:bottom w:val="single" w:sz="4" w:space="0" w:color="000000"/>
              <w:right w:val="nil"/>
            </w:tcBorders>
            <w:noWrap/>
            <w:vAlign w:val="bottom"/>
          </w:tcPr>
          <w:p w14:paraId="65D8F231"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91" w:type="dxa"/>
            <w:tcBorders>
              <w:top w:val="nil"/>
              <w:left w:val="nil"/>
              <w:bottom w:val="single" w:sz="4" w:space="0" w:color="000000"/>
              <w:right w:val="nil"/>
            </w:tcBorders>
            <w:noWrap/>
            <w:vAlign w:val="bottom"/>
          </w:tcPr>
          <w:p w14:paraId="4ED04167"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r>
    </w:tbl>
    <w:p w14:paraId="499ECD89"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6C3FCBFF"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（二）平行趋势检验</w:t>
      </w:r>
    </w:p>
    <w:p w14:paraId="6681DD8F"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为了验证双重差分模型的识别前提，本文进一步构造以</w:t>
      </w:r>
      <w:r>
        <w:rPr>
          <w:rFonts w:ascii="Times New Roman" w:eastAsia="宋体" w:hAnsi="Times New Roman"/>
          <w:sz w:val="21"/>
          <w:szCs w:val="21"/>
          <w:lang w:eastAsia="zh-CN"/>
        </w:rPr>
        <w:t>2012</w:t>
      </w:r>
      <w:r>
        <w:rPr>
          <w:rFonts w:ascii="Times New Roman" w:eastAsia="宋体" w:hAnsi="Times New Roman"/>
          <w:sz w:val="21"/>
          <w:szCs w:val="21"/>
          <w:lang w:eastAsia="zh-CN"/>
        </w:rPr>
        <w:t>年为中心的事件研究模型，对政策前后的动态效应进行考察。结果表明，不同被解释变量对平行趋势假设的满足程度存在明显差异。对于二氧化碳排放对数、绿色全要素生产率水平、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指数和工业二氧化硫排放而言，政策前各期系数整体上不显著，联合检验的</w:t>
      </w:r>
      <w:r>
        <w:rPr>
          <w:rFonts w:ascii="Times New Roman" w:eastAsia="宋体" w:hAnsi="Times New Roman"/>
          <w:sz w:val="21"/>
          <w:szCs w:val="21"/>
          <w:lang w:eastAsia="zh-CN"/>
        </w:rPr>
        <w:t>p</w:t>
      </w:r>
      <w:r>
        <w:rPr>
          <w:rFonts w:ascii="Times New Roman" w:eastAsia="宋体" w:hAnsi="Times New Roman"/>
          <w:sz w:val="21"/>
          <w:szCs w:val="21"/>
          <w:lang w:eastAsia="zh-CN"/>
        </w:rPr>
        <w:t>值也均高于常用显著性水平，说明这些变量的平行趋势假设基本成立。由此，基于这些指标得到的政策效应具有较强的识别可信度。</w:t>
      </w:r>
    </w:p>
    <w:p w14:paraId="1F1DB4C2"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然而，煤炭占比和工业废水排放的政策前系数存在显著差异，联合检验也拒绝了平行趋势假设。这意味着，这两个指标在政策实施之前就已经表现出处理组与对照组之间的不同趋势，因而难以将政策后的变化完全归因于绿色信贷冲击。基于这一点，本文后续在解释煤炭占比和工业废水结果时将保持克制，不把它们作为支撑核心结论的主要依据。</w:t>
      </w:r>
    </w:p>
    <w:p w14:paraId="51AC28FA" w14:textId="77777777" w:rsidR="001C159B" w:rsidRDefault="00F72DFD">
      <w:pPr>
        <w:spacing w:after="0" w:line="360" w:lineRule="auto"/>
        <w:jc w:val="both"/>
      </w:pPr>
      <w:r>
        <w:rPr>
          <w:noProof/>
        </w:rPr>
        <w:drawing>
          <wp:inline distT="0" distB="0" distL="114300" distR="114300" wp14:anchorId="437BECF0" wp14:editId="043D9E6A">
            <wp:extent cx="5753735" cy="3329305"/>
            <wp:effectExtent l="0" t="0" r="12065" b="234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753735" cy="3329305"/>
                    </a:xfrm>
                    <a:prstGeom prst="rect">
                      <a:avLst/>
                    </a:prstGeom>
                    <a:noFill/>
                    <a:ln>
                      <a:noFill/>
                    </a:ln>
                  </pic:spPr>
                </pic:pic>
              </a:graphicData>
            </a:graphic>
          </wp:inline>
        </w:drawing>
      </w:r>
    </w:p>
    <w:p w14:paraId="54ACE8FE" w14:textId="77777777" w:rsidR="001C159B" w:rsidRDefault="00F72DFD">
      <w:pPr>
        <w:spacing w:after="0" w:line="360" w:lineRule="auto"/>
        <w:jc w:val="center"/>
        <w:rPr>
          <w:rFonts w:ascii="Times New Roman" w:eastAsia="宋体" w:hAnsi="Times New Roman"/>
          <w:sz w:val="21"/>
          <w:szCs w:val="21"/>
          <w:lang w:eastAsia="zh-CN"/>
        </w:rPr>
      </w:pPr>
      <w:r>
        <w:rPr>
          <w:rFonts w:ascii="Times New Roman" w:eastAsia="宋体" w:hAnsi="Times New Roman" w:cs="Times New Roman"/>
          <w:sz w:val="21"/>
          <w:szCs w:val="21"/>
          <w:lang w:eastAsia="zh-CN"/>
        </w:rPr>
        <w:t>图</w:t>
      </w:r>
      <w:r>
        <w:rPr>
          <w:rFonts w:ascii="Times New Roman" w:eastAsia="宋体" w:hAnsi="Times New Roman" w:cs="Times New Roman"/>
          <w:sz w:val="21"/>
          <w:szCs w:val="21"/>
          <w:lang w:eastAsia="zh-CN"/>
        </w:rPr>
        <w:t>1</w:t>
      </w:r>
      <w:r>
        <w:rPr>
          <w:rFonts w:ascii="Times New Roman" w:eastAsia="宋体" w:hAnsi="Times New Roman" w:cs="Times New Roman" w:hint="eastAsia"/>
          <w:sz w:val="21"/>
          <w:szCs w:val="21"/>
          <w:lang w:eastAsia="zh-CN"/>
        </w:rPr>
        <w:t xml:space="preserve"> </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二</w:t>
      </w:r>
      <w:r>
        <w:rPr>
          <w:rFonts w:ascii="Times New Roman" w:eastAsia="宋体" w:hAnsi="Times New Roman"/>
          <w:sz w:val="21"/>
          <w:szCs w:val="21"/>
          <w:lang w:eastAsia="zh-CN"/>
        </w:rPr>
        <w:t>氧化碳排放、绿色全要素生产率水平、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指数和工业二氧化硫排放</w:t>
      </w:r>
      <w:r>
        <w:rPr>
          <w:rFonts w:eastAsia="宋体" w:hint="eastAsia"/>
          <w:sz w:val="21"/>
          <w:szCs w:val="21"/>
          <w:lang w:eastAsia="zh-CN"/>
        </w:rPr>
        <w:t>事件分析图</w:t>
      </w:r>
    </w:p>
    <w:p w14:paraId="087340E1"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（三）晋蒙异质性：山西与内蒙古的差异化响应</w:t>
      </w:r>
    </w:p>
    <w:p w14:paraId="488C9ABB" w14:textId="605F2B3E"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hint="eastAsia"/>
          <w:sz w:val="21"/>
          <w:szCs w:val="21"/>
          <w:lang w:eastAsia="zh-CN"/>
        </w:rPr>
        <w:lastRenderedPageBreak/>
        <w:t>在确认基准结果后，本文进一步将山西和内蒙古分别设定为单独处理组，以考察在同一政策背景下两地是否呈现出差异化响应。表</w:t>
      </w:r>
      <w:ins w:id="179" w:author="娄满榆" w:date="2026-03-20T00:19:00Z">
        <w:r w:rsidR="00C26C83">
          <w:rPr>
            <w:rFonts w:ascii="Times New Roman" w:eastAsia="宋体" w:hAnsi="Times New Roman" w:hint="eastAsia"/>
            <w:sz w:val="21"/>
            <w:szCs w:val="21"/>
            <w:lang w:eastAsia="zh-CN"/>
          </w:rPr>
          <w:t>2</w:t>
        </w:r>
      </w:ins>
      <w:del w:id="180" w:author="娄满榆" w:date="2026-03-20T00:19:00Z">
        <w:r w:rsidDel="00C26C83">
          <w:rPr>
            <w:rFonts w:ascii="Times New Roman" w:eastAsia="宋体" w:hAnsi="Times New Roman"/>
            <w:sz w:val="21"/>
            <w:szCs w:val="21"/>
            <w:lang w:eastAsia="zh-CN"/>
          </w:rPr>
          <w:delText>3</w:delText>
        </w:r>
      </w:del>
      <w:r>
        <w:rPr>
          <w:rFonts w:ascii="Times New Roman" w:eastAsia="宋体" w:hAnsi="Times New Roman" w:hint="eastAsia"/>
          <w:sz w:val="21"/>
          <w:szCs w:val="21"/>
          <w:lang w:eastAsia="zh-CN"/>
        </w:rPr>
        <w:t>和表</w:t>
      </w:r>
      <w:ins w:id="181" w:author="娄满榆" w:date="2026-03-20T00:19:00Z">
        <w:r w:rsidR="00C26C83">
          <w:rPr>
            <w:rFonts w:ascii="Times New Roman" w:eastAsia="宋体" w:hAnsi="Times New Roman"/>
            <w:sz w:val="21"/>
            <w:szCs w:val="21"/>
            <w:lang w:eastAsia="zh-CN"/>
          </w:rPr>
          <w:t>3</w:t>
        </w:r>
      </w:ins>
      <w:del w:id="182" w:author="娄满榆" w:date="2026-03-20T00:19:00Z">
        <w:r w:rsidDel="00C26C83">
          <w:rPr>
            <w:rFonts w:ascii="Times New Roman" w:eastAsia="宋体" w:hAnsi="Times New Roman"/>
            <w:sz w:val="21"/>
            <w:szCs w:val="21"/>
            <w:lang w:eastAsia="zh-CN"/>
          </w:rPr>
          <w:delText>4</w:delText>
        </w:r>
      </w:del>
      <w:r>
        <w:rPr>
          <w:rFonts w:ascii="Times New Roman" w:eastAsia="宋体" w:hAnsi="Times New Roman" w:hint="eastAsia"/>
          <w:sz w:val="21"/>
          <w:szCs w:val="21"/>
          <w:lang w:eastAsia="zh-CN"/>
        </w:rPr>
        <w:t>报告了分省双重差分估计结果。总体来看，山西与内蒙古在</w:t>
      </w:r>
      <w:r>
        <w:rPr>
          <w:rFonts w:ascii="Times New Roman" w:eastAsia="宋体" w:hAnsi="Times New Roman"/>
          <w:sz w:val="21"/>
          <w:szCs w:val="21"/>
          <w:lang w:eastAsia="zh-CN"/>
        </w:rPr>
        <w:t>2012</w:t>
      </w:r>
      <w:r>
        <w:rPr>
          <w:rFonts w:ascii="Times New Roman" w:eastAsia="宋体" w:hAnsi="Times New Roman" w:hint="eastAsia"/>
          <w:sz w:val="21"/>
          <w:szCs w:val="21"/>
          <w:lang w:eastAsia="zh-CN"/>
        </w:rPr>
        <w:t>年《绿色信贷指引》实施后，均表现出一定程度的绿色效率改善，但这种改善主要集中于绿色全要素生产率、</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指数和工业二氧化硫排放等指标，在能源结构和碳排放层面的证据则相对有限。</w:t>
      </w:r>
    </w:p>
    <w:p w14:paraId="5518CB1A" w14:textId="7E9A6A4E"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具体而言，山西的政策交互项在绿色全要素生产率水平和</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上均显著为正，在工业二氧化硫排放上显著为负，而在煤炭占比和二氧化碳排放对数上未表现出显著影响。这表明，绿色信贷政策实施后，山西相对于对照省份的变化主要体现为绿色效率提升和传统污染物减排，而尚未在能源结构调整和碳排放变化上形成统计上稳健的政策效应。就结果本身而言，山西的分省估计更支持绿色信贷在既有高碳产业体系内部产生了效率改进和污染治理效应，而不支持将其进一步解释为短期内已推动了明确的结构性转型。</w:t>
      </w:r>
      <w:del w:id="183" w:author="娄满榆 [2]" w:date="2026-03-20T09:53:00Z" w16du:dateUtc="2026-03-20T01:53:00Z">
        <w:r w:rsidDel="00EE38E6">
          <w:rPr>
            <w:rFonts w:ascii="Times New Roman" w:eastAsia="宋体" w:hAnsi="Times New Roman"/>
            <w:sz w:val="21"/>
            <w:szCs w:val="21"/>
            <w:lang w:eastAsia="zh-CN"/>
          </w:rPr>
          <w:delText>与山西相比，内蒙古在绿色全要素生产率水平、</w:delText>
        </w:r>
        <w:r w:rsidDel="00EE38E6">
          <w:rPr>
            <w:rFonts w:ascii="Times New Roman" w:eastAsia="宋体" w:hAnsi="Times New Roman"/>
            <w:sz w:val="21"/>
            <w:szCs w:val="21"/>
            <w:lang w:eastAsia="zh-CN"/>
          </w:rPr>
          <w:delText>GML</w:delText>
        </w:r>
        <w:r w:rsidDel="00EE38E6">
          <w:rPr>
            <w:rFonts w:ascii="Times New Roman" w:eastAsia="宋体" w:hAnsi="Times New Roman"/>
            <w:sz w:val="21"/>
            <w:szCs w:val="21"/>
            <w:lang w:eastAsia="zh-CN"/>
          </w:rPr>
          <w:delText>指数和工业二氧化硫减排上的政策效应更强，表明其在政策后表现出更明显的后发改善特征。需要指出的是，内蒙古在煤炭占比上的估计系数虽然显著为正，但由于这一指标未通过平行趋势检验，</w:delText>
        </w:r>
        <w:r w:rsidDel="00EE38E6">
          <w:rPr>
            <w:rFonts w:ascii="Times New Roman" w:eastAsia="宋体" w:hAnsi="Times New Roman" w:hint="eastAsia"/>
            <w:sz w:val="21"/>
            <w:szCs w:val="21"/>
            <w:lang w:eastAsia="zh-CN"/>
          </w:rPr>
          <w:delText>说明</w:delText>
        </w:r>
        <w:r w:rsidDel="00EE38E6">
          <w:rPr>
            <w:rFonts w:ascii="Times New Roman" w:eastAsia="宋体" w:hAnsi="Times New Roman"/>
            <w:sz w:val="21"/>
            <w:szCs w:val="21"/>
            <w:lang w:eastAsia="zh-CN"/>
          </w:rPr>
          <w:delText>在内蒙古这样同时处于传统能源供给和新能源扩张并行阶段的地区，绿色信贷首先推动的是效率和污染治理层面的改善，而结构替代效应尚未被当前识别结果清晰捕捉。</w:delText>
        </w:r>
      </w:del>
    </w:p>
    <w:p w14:paraId="3334961D"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内蒙古的估</w:t>
      </w:r>
      <w:r>
        <w:rPr>
          <w:rFonts w:ascii="Times New Roman" w:eastAsia="宋体" w:hAnsi="Times New Roman" w:hint="eastAsia"/>
          <w:sz w:val="21"/>
          <w:szCs w:val="21"/>
          <w:lang w:eastAsia="zh-CN"/>
        </w:rPr>
        <w:t>计结果与山西在方向上基本一致，但作用强度更大。其政策交互项在绿色全要素生产率水平、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w:t>
      </w:r>
      <w:r>
        <w:rPr>
          <w:rFonts w:ascii="Times New Roman" w:eastAsia="宋体" w:hAnsi="Times New Roman" w:hint="eastAsia"/>
          <w:sz w:val="21"/>
          <w:szCs w:val="21"/>
          <w:lang w:eastAsia="zh-CN"/>
        </w:rPr>
        <w:t>业</w:t>
      </w:r>
      <w:r>
        <w:rPr>
          <w:rFonts w:ascii="Times New Roman" w:eastAsia="宋体" w:hAnsi="Times New Roman"/>
          <w:sz w:val="21"/>
          <w:szCs w:val="21"/>
          <w:lang w:eastAsia="zh-CN"/>
        </w:rPr>
        <w:t>二氧化硫排放上的估</w:t>
      </w:r>
      <w:r>
        <w:rPr>
          <w:rFonts w:ascii="Times New Roman" w:eastAsia="宋体" w:hAnsi="Times New Roman" w:hint="eastAsia"/>
          <w:sz w:val="21"/>
          <w:szCs w:val="21"/>
          <w:lang w:eastAsia="zh-CN"/>
        </w:rPr>
        <w:t>计系数均达到更高显著性和更大绝对值，说明在相同政策冲击下，内蒙古在绿色效率改善和工业污染治理方面呈现出更明显</w:t>
      </w:r>
      <w:r>
        <w:rPr>
          <w:rFonts w:ascii="Times New Roman" w:eastAsia="宋体" w:hAnsi="Times New Roman"/>
          <w:sz w:val="21"/>
          <w:szCs w:val="21"/>
          <w:lang w:eastAsia="zh-CN"/>
        </w:rPr>
        <w:t>的相</w:t>
      </w:r>
      <w:r>
        <w:rPr>
          <w:rFonts w:ascii="Times New Roman" w:eastAsia="宋体" w:hAnsi="Times New Roman" w:hint="eastAsia"/>
          <w:sz w:val="21"/>
          <w:szCs w:val="21"/>
          <w:lang w:eastAsia="zh-CN"/>
        </w:rPr>
        <w:t>对变化。</w:t>
      </w:r>
      <w:r>
        <w:rPr>
          <w:rFonts w:ascii="Times New Roman" w:eastAsia="宋体" w:hAnsi="Times New Roman"/>
          <w:sz w:val="21"/>
          <w:szCs w:val="21"/>
          <w:lang w:eastAsia="zh-CN"/>
        </w:rPr>
        <w:t>需要</w:t>
      </w:r>
      <w:r>
        <w:rPr>
          <w:rFonts w:ascii="Times New Roman" w:eastAsia="宋体" w:hAnsi="Times New Roman" w:hint="eastAsia"/>
          <w:sz w:val="21"/>
          <w:szCs w:val="21"/>
          <w:lang w:eastAsia="zh-CN"/>
        </w:rPr>
        <w:t>说明的是，内蒙古在煤炭占比上的估计系数虽然显著为正，但由于煤炭占比指标未通过平行趋势检验，本文不将其作为识别能源结构调整效应的核心依据；同时，二氧化碳排放对数的估计结果亦未达到显著水平，因此现有证据尚不足以据此判断内蒙古在政策后已经形成了清晰的能源替代或碳减排路径</w:t>
      </w:r>
      <w:r>
        <w:rPr>
          <w:rFonts w:ascii="Times New Roman" w:eastAsia="宋体" w:hAnsi="Times New Roman"/>
          <w:sz w:val="21"/>
          <w:szCs w:val="21"/>
          <w:lang w:eastAsia="zh-CN"/>
        </w:rPr>
        <w:t>。</w:t>
      </w:r>
    </w:p>
    <w:p w14:paraId="036F9F12" w14:textId="04B6FB2E"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hint="eastAsia"/>
          <w:sz w:val="21"/>
          <w:szCs w:val="21"/>
          <w:lang w:eastAsia="zh-CN"/>
        </w:rPr>
        <w:t>综合来看，山西与内蒙古在绿色信贷政策实施后均表现出以绿色效率提升和工业二氧化硫减排为代表的正向响应</w:t>
      </w:r>
      <w:r>
        <w:rPr>
          <w:rFonts w:ascii="Times New Roman" w:eastAsia="宋体" w:hAnsi="Times New Roman"/>
          <w:sz w:val="21"/>
          <w:szCs w:val="21"/>
          <w:lang w:eastAsia="zh-CN"/>
        </w:rPr>
        <w:t>，但两地政策效</w:t>
      </w:r>
      <w:r>
        <w:rPr>
          <w:rFonts w:ascii="Times New Roman" w:eastAsia="宋体" w:hAnsi="Times New Roman" w:hint="eastAsia"/>
          <w:sz w:val="21"/>
          <w:szCs w:val="21"/>
          <w:lang w:eastAsia="zh-CN"/>
        </w:rPr>
        <w:t>应的强弱存在差异，其中内蒙古在相关指标上的估计结果更为显著。这意味着，</w:t>
      </w:r>
      <w:del w:id="184" w:author="娄满榆 [2]" w:date="2026-03-20T09:54:00Z" w16du:dateUtc="2026-03-20T01:54:00Z">
        <w:r w:rsidDel="00EE38E6">
          <w:rPr>
            <w:rFonts w:ascii="Times New Roman" w:eastAsia="宋体" w:hAnsi="Times New Roman" w:hint="eastAsia"/>
            <w:sz w:val="21"/>
            <w:szCs w:val="21"/>
            <w:lang w:eastAsia="zh-CN"/>
          </w:rPr>
          <w:delText>在同一政策约束下，资源型地区内部并不存在完全同质的响应模式。更准确地说，</w:delText>
        </w:r>
      </w:del>
      <w:r>
        <w:rPr>
          <w:rFonts w:ascii="Times New Roman" w:eastAsia="宋体" w:hAnsi="Times New Roman" w:hint="eastAsia"/>
          <w:sz w:val="21"/>
          <w:szCs w:val="21"/>
          <w:lang w:eastAsia="zh-CN"/>
        </w:rPr>
        <w:t>现有分省双重差分结果所揭示的，是山西与内蒙古在政策响应强度上的差异</w:t>
      </w:r>
      <w:ins w:id="185" w:author="娄满榆 [2]" w:date="2026-03-20T09:54:00Z" w16du:dateUtc="2026-03-20T01:54:00Z">
        <w:r w:rsidR="003C29F6">
          <w:rPr>
            <w:rFonts w:ascii="Times New Roman" w:eastAsia="宋体" w:hAnsi="Times New Roman" w:hint="eastAsia"/>
            <w:sz w:val="21"/>
            <w:szCs w:val="21"/>
            <w:lang w:eastAsia="zh-CN"/>
          </w:rPr>
          <w:t>。</w:t>
        </w:r>
      </w:ins>
      <w:del w:id="186" w:author="娄满榆 [2]" w:date="2026-03-20T09:54:00Z" w16du:dateUtc="2026-03-20T01:54:00Z">
        <w:r w:rsidDel="003C29F6">
          <w:rPr>
            <w:rFonts w:ascii="Times New Roman" w:eastAsia="宋体" w:hAnsi="Times New Roman" w:hint="eastAsia"/>
            <w:sz w:val="21"/>
            <w:szCs w:val="21"/>
            <w:lang w:eastAsia="zh-CN"/>
          </w:rPr>
          <w:delText>，而非能源结构转型路径已经被充分识别的差异。</w:delText>
        </w:r>
      </w:del>
      <w:r>
        <w:rPr>
          <w:rFonts w:ascii="Times New Roman" w:eastAsia="宋体" w:hAnsi="Times New Roman" w:hint="eastAsia"/>
          <w:sz w:val="21"/>
          <w:szCs w:val="21"/>
          <w:lang w:eastAsia="zh-CN"/>
        </w:rPr>
        <w:t>由此也可以看出，若将资源型地区简单视为同质整体，可能会掩盖绿色金融政策在不同区域条件下的实际作用强度与表现形式</w:t>
      </w:r>
      <w:r>
        <w:rPr>
          <w:rFonts w:ascii="Times New Roman" w:eastAsia="宋体" w:hAnsi="Times New Roman"/>
          <w:sz w:val="21"/>
          <w:szCs w:val="21"/>
          <w:lang w:eastAsia="zh-CN"/>
        </w:rPr>
        <w:t>。</w:t>
      </w:r>
    </w:p>
    <w:p w14:paraId="6C36226B"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2  </w:t>
      </w:r>
      <w:r>
        <w:rPr>
          <w:rFonts w:ascii="Times New Roman" w:eastAsia="宋体" w:hAnsi="Times New Roman"/>
          <w:b/>
          <w:sz w:val="21"/>
          <w:szCs w:val="21"/>
          <w:lang w:eastAsia="zh-CN"/>
        </w:rPr>
        <w:t>山西分省双重差分结果</w:t>
      </w:r>
    </w:p>
    <w:tbl>
      <w:tblPr>
        <w:tblStyle w:val="af5"/>
        <w:tblW w:w="10540" w:type="dxa"/>
        <w:tblInd w:w="-844" w:type="dxa"/>
        <w:tblLook w:val="04A0" w:firstRow="1" w:lastRow="0" w:firstColumn="1" w:lastColumn="0" w:noHBand="0" w:noVBand="1"/>
      </w:tblPr>
      <w:tblGrid>
        <w:gridCol w:w="2040"/>
        <w:gridCol w:w="1580"/>
        <w:gridCol w:w="1160"/>
        <w:gridCol w:w="1160"/>
        <w:gridCol w:w="1160"/>
        <w:gridCol w:w="1340"/>
        <w:gridCol w:w="2100"/>
      </w:tblGrid>
      <w:tr w:rsidR="001C159B" w14:paraId="4BBAB505" w14:textId="77777777">
        <w:trPr>
          <w:trHeight w:val="280"/>
        </w:trPr>
        <w:tc>
          <w:tcPr>
            <w:tcW w:w="2040" w:type="dxa"/>
            <w:tcBorders>
              <w:top w:val="single" w:sz="4" w:space="0" w:color="000000"/>
              <w:left w:val="nil"/>
              <w:bottom w:val="nil"/>
              <w:right w:val="nil"/>
            </w:tcBorders>
            <w:noWrap/>
            <w:vAlign w:val="bottom"/>
          </w:tcPr>
          <w:p w14:paraId="73D35B8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0E6A4EC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w:t>
            </w:r>
          </w:p>
        </w:tc>
        <w:tc>
          <w:tcPr>
            <w:tcW w:w="1160" w:type="dxa"/>
            <w:tcBorders>
              <w:top w:val="single" w:sz="4" w:space="0" w:color="000000"/>
              <w:left w:val="nil"/>
              <w:bottom w:val="nil"/>
              <w:right w:val="nil"/>
            </w:tcBorders>
            <w:noWrap/>
            <w:vAlign w:val="bottom"/>
          </w:tcPr>
          <w:p w14:paraId="1F5D56A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w:t>
            </w:r>
          </w:p>
        </w:tc>
        <w:tc>
          <w:tcPr>
            <w:tcW w:w="1160" w:type="dxa"/>
            <w:tcBorders>
              <w:top w:val="single" w:sz="4" w:space="0" w:color="000000"/>
              <w:left w:val="nil"/>
              <w:bottom w:val="nil"/>
              <w:right w:val="nil"/>
            </w:tcBorders>
            <w:noWrap/>
            <w:vAlign w:val="bottom"/>
          </w:tcPr>
          <w:p w14:paraId="5AD2122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w:t>
            </w:r>
          </w:p>
        </w:tc>
        <w:tc>
          <w:tcPr>
            <w:tcW w:w="1160" w:type="dxa"/>
            <w:tcBorders>
              <w:top w:val="single" w:sz="4" w:space="0" w:color="000000"/>
              <w:left w:val="nil"/>
              <w:bottom w:val="nil"/>
              <w:right w:val="nil"/>
            </w:tcBorders>
            <w:noWrap/>
            <w:vAlign w:val="bottom"/>
          </w:tcPr>
          <w:p w14:paraId="480EE83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w:t>
            </w:r>
          </w:p>
        </w:tc>
        <w:tc>
          <w:tcPr>
            <w:tcW w:w="1340" w:type="dxa"/>
            <w:tcBorders>
              <w:top w:val="single" w:sz="4" w:space="0" w:color="000000"/>
              <w:left w:val="nil"/>
              <w:bottom w:val="nil"/>
              <w:right w:val="nil"/>
            </w:tcBorders>
            <w:noWrap/>
            <w:vAlign w:val="bottom"/>
          </w:tcPr>
          <w:p w14:paraId="7EF03AF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w:t>
            </w:r>
          </w:p>
        </w:tc>
        <w:tc>
          <w:tcPr>
            <w:tcW w:w="2100" w:type="dxa"/>
            <w:tcBorders>
              <w:top w:val="single" w:sz="4" w:space="0" w:color="000000"/>
              <w:left w:val="nil"/>
              <w:bottom w:val="nil"/>
              <w:right w:val="nil"/>
            </w:tcBorders>
            <w:noWrap/>
            <w:vAlign w:val="bottom"/>
          </w:tcPr>
          <w:p w14:paraId="6113B2A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w:t>
            </w:r>
          </w:p>
        </w:tc>
      </w:tr>
      <w:tr w:rsidR="001C159B" w14:paraId="28F54308" w14:textId="77777777">
        <w:trPr>
          <w:trHeight w:val="280"/>
        </w:trPr>
        <w:tc>
          <w:tcPr>
            <w:tcW w:w="2040" w:type="dxa"/>
            <w:tcBorders>
              <w:top w:val="nil"/>
              <w:left w:val="nil"/>
              <w:bottom w:val="nil"/>
              <w:right w:val="nil"/>
            </w:tcBorders>
            <w:noWrap/>
            <w:vAlign w:val="bottom"/>
          </w:tcPr>
          <w:p w14:paraId="54BF6BAA"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VARIABLES</w:t>
            </w:r>
          </w:p>
        </w:tc>
        <w:tc>
          <w:tcPr>
            <w:tcW w:w="1580" w:type="dxa"/>
            <w:tcBorders>
              <w:top w:val="nil"/>
              <w:left w:val="nil"/>
              <w:bottom w:val="nil"/>
              <w:right w:val="nil"/>
            </w:tcBorders>
            <w:noWrap/>
            <w:vAlign w:val="bottom"/>
          </w:tcPr>
          <w:p w14:paraId="4E923358"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coal_share_pctg</w:t>
            </w:r>
            <w:proofErr w:type="spellEnd"/>
          </w:p>
        </w:tc>
        <w:tc>
          <w:tcPr>
            <w:tcW w:w="1160" w:type="dxa"/>
            <w:tcBorders>
              <w:top w:val="nil"/>
              <w:left w:val="nil"/>
              <w:bottom w:val="nil"/>
              <w:right w:val="nil"/>
            </w:tcBorders>
            <w:noWrap/>
            <w:vAlign w:val="bottom"/>
          </w:tcPr>
          <w:p w14:paraId="59C8A7F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ln_co2</w:t>
            </w:r>
          </w:p>
        </w:tc>
        <w:tc>
          <w:tcPr>
            <w:tcW w:w="1160" w:type="dxa"/>
            <w:tcBorders>
              <w:top w:val="nil"/>
              <w:left w:val="nil"/>
              <w:bottom w:val="nil"/>
              <w:right w:val="nil"/>
            </w:tcBorders>
            <w:noWrap/>
            <w:vAlign w:val="bottom"/>
          </w:tcPr>
          <w:p w14:paraId="01E05EEA"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gtfp_level</w:t>
            </w:r>
            <w:proofErr w:type="spellEnd"/>
          </w:p>
        </w:tc>
        <w:tc>
          <w:tcPr>
            <w:tcW w:w="1160" w:type="dxa"/>
            <w:tcBorders>
              <w:top w:val="nil"/>
              <w:left w:val="nil"/>
              <w:bottom w:val="nil"/>
              <w:right w:val="nil"/>
            </w:tcBorders>
            <w:noWrap/>
            <w:vAlign w:val="bottom"/>
          </w:tcPr>
          <w:p w14:paraId="17A5E29E"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gml_index</w:t>
            </w:r>
            <w:proofErr w:type="spellEnd"/>
          </w:p>
        </w:tc>
        <w:tc>
          <w:tcPr>
            <w:tcW w:w="1340" w:type="dxa"/>
            <w:tcBorders>
              <w:top w:val="nil"/>
              <w:left w:val="nil"/>
              <w:bottom w:val="nil"/>
              <w:right w:val="nil"/>
            </w:tcBorders>
            <w:noWrap/>
            <w:vAlign w:val="bottom"/>
          </w:tcPr>
          <w:p w14:paraId="51F3964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industrial_so2</w:t>
            </w:r>
          </w:p>
        </w:tc>
        <w:tc>
          <w:tcPr>
            <w:tcW w:w="2100" w:type="dxa"/>
            <w:tcBorders>
              <w:top w:val="nil"/>
              <w:left w:val="nil"/>
              <w:bottom w:val="nil"/>
              <w:right w:val="nil"/>
            </w:tcBorders>
            <w:noWrap/>
            <w:vAlign w:val="bottom"/>
          </w:tcPr>
          <w:p w14:paraId="08D9DCB8"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industrial_wastewater</w:t>
            </w:r>
            <w:proofErr w:type="spellEnd"/>
          </w:p>
        </w:tc>
      </w:tr>
      <w:tr w:rsidR="001C159B" w14:paraId="3822C6E9" w14:textId="77777777">
        <w:trPr>
          <w:trHeight w:val="280"/>
        </w:trPr>
        <w:tc>
          <w:tcPr>
            <w:tcW w:w="2040" w:type="dxa"/>
            <w:tcBorders>
              <w:top w:val="single" w:sz="4" w:space="0" w:color="000000"/>
              <w:left w:val="nil"/>
              <w:bottom w:val="nil"/>
              <w:right w:val="nil"/>
            </w:tcBorders>
            <w:noWrap/>
            <w:vAlign w:val="bottom"/>
          </w:tcPr>
          <w:p w14:paraId="6419489F"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3903D6E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6357246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211CFC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70200B0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340" w:type="dxa"/>
            <w:tcBorders>
              <w:top w:val="single" w:sz="4" w:space="0" w:color="000000"/>
              <w:left w:val="nil"/>
              <w:bottom w:val="nil"/>
              <w:right w:val="nil"/>
            </w:tcBorders>
            <w:noWrap/>
            <w:vAlign w:val="bottom"/>
          </w:tcPr>
          <w:p w14:paraId="1854F4B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2100" w:type="dxa"/>
            <w:tcBorders>
              <w:top w:val="single" w:sz="4" w:space="0" w:color="000000"/>
              <w:left w:val="nil"/>
              <w:bottom w:val="nil"/>
              <w:right w:val="nil"/>
            </w:tcBorders>
            <w:noWrap/>
            <w:vAlign w:val="bottom"/>
          </w:tcPr>
          <w:p w14:paraId="0E3C3D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r>
      <w:tr w:rsidR="001C159B" w14:paraId="33425946" w14:textId="77777777">
        <w:trPr>
          <w:trHeight w:val="280"/>
        </w:trPr>
        <w:tc>
          <w:tcPr>
            <w:tcW w:w="2040" w:type="dxa"/>
            <w:tcBorders>
              <w:top w:val="nil"/>
              <w:left w:val="nil"/>
              <w:bottom w:val="nil"/>
              <w:right w:val="nil"/>
            </w:tcBorders>
            <w:noWrap/>
            <w:vAlign w:val="bottom"/>
          </w:tcPr>
          <w:p w14:paraId="2935B4BC"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did_sx</w:t>
            </w:r>
            <w:proofErr w:type="spellEnd"/>
          </w:p>
        </w:tc>
        <w:tc>
          <w:tcPr>
            <w:tcW w:w="1580" w:type="dxa"/>
            <w:tcBorders>
              <w:top w:val="nil"/>
              <w:left w:val="nil"/>
              <w:bottom w:val="nil"/>
              <w:right w:val="nil"/>
            </w:tcBorders>
            <w:noWrap/>
            <w:vAlign w:val="bottom"/>
          </w:tcPr>
          <w:p w14:paraId="0C634CD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-0.0117</w:t>
            </w:r>
          </w:p>
        </w:tc>
        <w:tc>
          <w:tcPr>
            <w:tcW w:w="1160" w:type="dxa"/>
            <w:tcBorders>
              <w:top w:val="nil"/>
              <w:left w:val="nil"/>
              <w:bottom w:val="nil"/>
              <w:right w:val="nil"/>
            </w:tcBorders>
            <w:noWrap/>
            <w:vAlign w:val="bottom"/>
          </w:tcPr>
          <w:p w14:paraId="5887A4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-0.0282</w:t>
            </w:r>
          </w:p>
        </w:tc>
        <w:tc>
          <w:tcPr>
            <w:tcW w:w="1160" w:type="dxa"/>
            <w:tcBorders>
              <w:top w:val="nil"/>
              <w:left w:val="nil"/>
              <w:bottom w:val="nil"/>
              <w:right w:val="nil"/>
            </w:tcBorders>
            <w:noWrap/>
            <w:vAlign w:val="bottom"/>
          </w:tcPr>
          <w:p w14:paraId="66CFFE1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1.0828***</w:t>
            </w:r>
          </w:p>
        </w:tc>
        <w:tc>
          <w:tcPr>
            <w:tcW w:w="1160" w:type="dxa"/>
            <w:tcBorders>
              <w:top w:val="nil"/>
              <w:left w:val="nil"/>
              <w:bottom w:val="nil"/>
              <w:right w:val="nil"/>
            </w:tcBorders>
            <w:noWrap/>
            <w:vAlign w:val="bottom"/>
          </w:tcPr>
          <w:p w14:paraId="545427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0.0639***</w:t>
            </w:r>
          </w:p>
        </w:tc>
        <w:tc>
          <w:tcPr>
            <w:tcW w:w="1340" w:type="dxa"/>
            <w:tcBorders>
              <w:top w:val="nil"/>
              <w:left w:val="nil"/>
              <w:bottom w:val="nil"/>
              <w:right w:val="nil"/>
            </w:tcBorders>
            <w:noWrap/>
            <w:vAlign w:val="bottom"/>
          </w:tcPr>
          <w:p w14:paraId="3B6918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-12.6832*</w:t>
            </w:r>
          </w:p>
        </w:tc>
        <w:tc>
          <w:tcPr>
            <w:tcW w:w="2100" w:type="dxa"/>
            <w:tcBorders>
              <w:top w:val="nil"/>
              <w:left w:val="nil"/>
              <w:bottom w:val="nil"/>
              <w:right w:val="nil"/>
            </w:tcBorders>
            <w:noWrap/>
            <w:vAlign w:val="bottom"/>
          </w:tcPr>
          <w:p w14:paraId="49F0BA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24,768.9963***</w:t>
            </w:r>
          </w:p>
        </w:tc>
      </w:tr>
      <w:tr w:rsidR="001C159B" w14:paraId="20C9ECF8" w14:textId="77777777">
        <w:trPr>
          <w:trHeight w:val="280"/>
        </w:trPr>
        <w:tc>
          <w:tcPr>
            <w:tcW w:w="2040" w:type="dxa"/>
            <w:tcBorders>
              <w:top w:val="nil"/>
              <w:left w:val="nil"/>
              <w:bottom w:val="nil"/>
              <w:right w:val="nil"/>
            </w:tcBorders>
            <w:noWrap/>
            <w:vAlign w:val="bottom"/>
          </w:tcPr>
          <w:p w14:paraId="13679259"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0766117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(0.0239)</w:t>
            </w:r>
          </w:p>
        </w:tc>
        <w:tc>
          <w:tcPr>
            <w:tcW w:w="1160" w:type="dxa"/>
            <w:tcBorders>
              <w:top w:val="nil"/>
              <w:left w:val="nil"/>
              <w:bottom w:val="nil"/>
              <w:right w:val="nil"/>
            </w:tcBorders>
            <w:noWrap/>
            <w:vAlign w:val="bottom"/>
          </w:tcPr>
          <w:p w14:paraId="71B9A1E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(0.0221)</w:t>
            </w:r>
          </w:p>
        </w:tc>
        <w:tc>
          <w:tcPr>
            <w:tcW w:w="1160" w:type="dxa"/>
            <w:tcBorders>
              <w:top w:val="nil"/>
              <w:left w:val="nil"/>
              <w:bottom w:val="nil"/>
              <w:right w:val="nil"/>
            </w:tcBorders>
            <w:noWrap/>
            <w:vAlign w:val="bottom"/>
          </w:tcPr>
          <w:p w14:paraId="79841AC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(0.1634)</w:t>
            </w:r>
          </w:p>
        </w:tc>
        <w:tc>
          <w:tcPr>
            <w:tcW w:w="1160" w:type="dxa"/>
            <w:tcBorders>
              <w:top w:val="nil"/>
              <w:left w:val="nil"/>
              <w:bottom w:val="nil"/>
              <w:right w:val="nil"/>
            </w:tcBorders>
            <w:noWrap/>
            <w:vAlign w:val="bottom"/>
          </w:tcPr>
          <w:p w14:paraId="5C04A08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(0.0171)</w:t>
            </w:r>
          </w:p>
        </w:tc>
        <w:tc>
          <w:tcPr>
            <w:tcW w:w="1340" w:type="dxa"/>
            <w:tcBorders>
              <w:top w:val="nil"/>
              <w:left w:val="nil"/>
              <w:bottom w:val="nil"/>
              <w:right w:val="nil"/>
            </w:tcBorders>
            <w:noWrap/>
            <w:vAlign w:val="bottom"/>
          </w:tcPr>
          <w:p w14:paraId="388E6F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(6.9860)</w:t>
            </w:r>
          </w:p>
        </w:tc>
        <w:tc>
          <w:tcPr>
            <w:tcW w:w="2100" w:type="dxa"/>
            <w:tcBorders>
              <w:top w:val="nil"/>
              <w:left w:val="nil"/>
              <w:bottom w:val="nil"/>
              <w:right w:val="nil"/>
            </w:tcBorders>
            <w:noWrap/>
            <w:vAlign w:val="bottom"/>
          </w:tcPr>
          <w:p w14:paraId="4B47E93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(6,549.8570)</w:t>
            </w:r>
          </w:p>
        </w:tc>
      </w:tr>
      <w:tr w:rsidR="001C159B" w14:paraId="79A2E439" w14:textId="77777777">
        <w:trPr>
          <w:trHeight w:val="280"/>
        </w:trPr>
        <w:tc>
          <w:tcPr>
            <w:tcW w:w="2040" w:type="dxa"/>
            <w:tcBorders>
              <w:top w:val="nil"/>
              <w:left w:val="nil"/>
              <w:bottom w:val="nil"/>
              <w:right w:val="nil"/>
            </w:tcBorders>
            <w:noWrap/>
            <w:vAlign w:val="bottom"/>
          </w:tcPr>
          <w:p w14:paraId="7D94BCB5"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Constant</w:t>
            </w:r>
          </w:p>
        </w:tc>
        <w:tc>
          <w:tcPr>
            <w:tcW w:w="1580" w:type="dxa"/>
            <w:tcBorders>
              <w:top w:val="nil"/>
              <w:left w:val="nil"/>
              <w:bottom w:val="nil"/>
              <w:right w:val="nil"/>
            </w:tcBorders>
            <w:noWrap/>
            <w:vAlign w:val="bottom"/>
          </w:tcPr>
          <w:p w14:paraId="4E186B0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1.0778</w:t>
            </w:r>
          </w:p>
        </w:tc>
        <w:tc>
          <w:tcPr>
            <w:tcW w:w="1160" w:type="dxa"/>
            <w:tcBorders>
              <w:top w:val="nil"/>
              <w:left w:val="nil"/>
              <w:bottom w:val="nil"/>
              <w:right w:val="nil"/>
            </w:tcBorders>
            <w:noWrap/>
            <w:vAlign w:val="bottom"/>
          </w:tcPr>
          <w:p w14:paraId="19CFE94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17.8143***</w:t>
            </w:r>
          </w:p>
        </w:tc>
        <w:tc>
          <w:tcPr>
            <w:tcW w:w="1160" w:type="dxa"/>
            <w:tcBorders>
              <w:top w:val="nil"/>
              <w:left w:val="nil"/>
              <w:bottom w:val="nil"/>
              <w:right w:val="nil"/>
            </w:tcBorders>
            <w:noWrap/>
            <w:vAlign w:val="bottom"/>
          </w:tcPr>
          <w:p w14:paraId="58361A6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-22.5506***</w:t>
            </w:r>
          </w:p>
        </w:tc>
        <w:tc>
          <w:tcPr>
            <w:tcW w:w="1160" w:type="dxa"/>
            <w:tcBorders>
              <w:top w:val="nil"/>
              <w:left w:val="nil"/>
              <w:bottom w:val="nil"/>
              <w:right w:val="nil"/>
            </w:tcBorders>
            <w:noWrap/>
            <w:vAlign w:val="bottom"/>
          </w:tcPr>
          <w:p w14:paraId="2EA066D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0.0973</w:t>
            </w:r>
          </w:p>
        </w:tc>
        <w:tc>
          <w:tcPr>
            <w:tcW w:w="1340" w:type="dxa"/>
            <w:tcBorders>
              <w:top w:val="nil"/>
              <w:left w:val="nil"/>
              <w:bottom w:val="nil"/>
              <w:right w:val="nil"/>
            </w:tcBorders>
            <w:noWrap/>
            <w:vAlign w:val="bottom"/>
          </w:tcPr>
          <w:p w14:paraId="5A963C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-340.8321*</w:t>
            </w:r>
          </w:p>
        </w:tc>
        <w:tc>
          <w:tcPr>
            <w:tcW w:w="2100" w:type="dxa"/>
            <w:tcBorders>
              <w:top w:val="nil"/>
              <w:left w:val="nil"/>
              <w:bottom w:val="nil"/>
              <w:right w:val="nil"/>
            </w:tcBorders>
            <w:noWrap/>
            <w:vAlign w:val="bottom"/>
          </w:tcPr>
          <w:p w14:paraId="509B87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-333857.4699**</w:t>
            </w:r>
          </w:p>
        </w:tc>
      </w:tr>
      <w:tr w:rsidR="001C159B" w14:paraId="0E617C2C" w14:textId="77777777">
        <w:trPr>
          <w:trHeight w:val="280"/>
        </w:trPr>
        <w:tc>
          <w:tcPr>
            <w:tcW w:w="2040" w:type="dxa"/>
            <w:tcBorders>
              <w:top w:val="nil"/>
              <w:left w:val="nil"/>
              <w:bottom w:val="nil"/>
              <w:right w:val="nil"/>
            </w:tcBorders>
            <w:noWrap/>
            <w:vAlign w:val="bottom"/>
          </w:tcPr>
          <w:p w14:paraId="791A4894"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005F48E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(0.6957)</w:t>
            </w:r>
          </w:p>
        </w:tc>
        <w:tc>
          <w:tcPr>
            <w:tcW w:w="1160" w:type="dxa"/>
            <w:tcBorders>
              <w:top w:val="nil"/>
              <w:left w:val="nil"/>
              <w:bottom w:val="nil"/>
              <w:right w:val="nil"/>
            </w:tcBorders>
            <w:noWrap/>
            <w:vAlign w:val="bottom"/>
          </w:tcPr>
          <w:p w14:paraId="627DB35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(0.7047)</w:t>
            </w:r>
          </w:p>
        </w:tc>
        <w:tc>
          <w:tcPr>
            <w:tcW w:w="1160" w:type="dxa"/>
            <w:tcBorders>
              <w:top w:val="nil"/>
              <w:left w:val="nil"/>
              <w:bottom w:val="nil"/>
              <w:right w:val="nil"/>
            </w:tcBorders>
            <w:noWrap/>
            <w:vAlign w:val="bottom"/>
          </w:tcPr>
          <w:p w14:paraId="0B560B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(5.3948)</w:t>
            </w:r>
          </w:p>
        </w:tc>
        <w:tc>
          <w:tcPr>
            <w:tcW w:w="1160" w:type="dxa"/>
            <w:tcBorders>
              <w:top w:val="nil"/>
              <w:left w:val="nil"/>
              <w:bottom w:val="nil"/>
              <w:right w:val="nil"/>
            </w:tcBorders>
            <w:noWrap/>
            <w:vAlign w:val="bottom"/>
          </w:tcPr>
          <w:p w14:paraId="7F039E7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(0.6711)</w:t>
            </w:r>
          </w:p>
        </w:tc>
        <w:tc>
          <w:tcPr>
            <w:tcW w:w="1340" w:type="dxa"/>
            <w:tcBorders>
              <w:top w:val="nil"/>
              <w:left w:val="nil"/>
              <w:bottom w:val="nil"/>
              <w:right w:val="nil"/>
            </w:tcBorders>
            <w:noWrap/>
            <w:vAlign w:val="bottom"/>
          </w:tcPr>
          <w:p w14:paraId="48E21B5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(193.4282)</w:t>
            </w:r>
          </w:p>
        </w:tc>
        <w:tc>
          <w:tcPr>
            <w:tcW w:w="2100" w:type="dxa"/>
            <w:tcBorders>
              <w:top w:val="nil"/>
              <w:left w:val="nil"/>
              <w:bottom w:val="nil"/>
              <w:right w:val="nil"/>
            </w:tcBorders>
            <w:noWrap/>
            <w:vAlign w:val="bottom"/>
          </w:tcPr>
          <w:p w14:paraId="253F746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(152,743.2456)</w:t>
            </w:r>
          </w:p>
        </w:tc>
      </w:tr>
      <w:tr w:rsidR="001C159B" w14:paraId="1E416D1C" w14:textId="77777777">
        <w:trPr>
          <w:trHeight w:val="280"/>
        </w:trPr>
        <w:tc>
          <w:tcPr>
            <w:tcW w:w="2040" w:type="dxa"/>
            <w:tcBorders>
              <w:top w:val="nil"/>
              <w:left w:val="nil"/>
              <w:bottom w:val="nil"/>
              <w:right w:val="nil"/>
            </w:tcBorders>
            <w:noWrap/>
            <w:vAlign w:val="bottom"/>
          </w:tcPr>
          <w:p w14:paraId="4CE554E9"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14F75FF0"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7128463D"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311B7A03"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062495A4"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340" w:type="dxa"/>
            <w:tcBorders>
              <w:top w:val="nil"/>
              <w:left w:val="nil"/>
              <w:bottom w:val="nil"/>
              <w:right w:val="nil"/>
            </w:tcBorders>
            <w:noWrap/>
            <w:vAlign w:val="bottom"/>
          </w:tcPr>
          <w:p w14:paraId="448D722B"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2100" w:type="dxa"/>
            <w:tcBorders>
              <w:top w:val="nil"/>
              <w:left w:val="nil"/>
              <w:bottom w:val="nil"/>
              <w:right w:val="nil"/>
            </w:tcBorders>
            <w:noWrap/>
            <w:vAlign w:val="bottom"/>
          </w:tcPr>
          <w:p w14:paraId="0161C14E"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r>
      <w:tr w:rsidR="001C159B" w14:paraId="5547D49E" w14:textId="77777777">
        <w:trPr>
          <w:trHeight w:val="280"/>
        </w:trPr>
        <w:tc>
          <w:tcPr>
            <w:tcW w:w="2040" w:type="dxa"/>
            <w:tcBorders>
              <w:top w:val="nil"/>
              <w:left w:val="nil"/>
              <w:bottom w:val="nil"/>
              <w:right w:val="nil"/>
            </w:tcBorders>
            <w:noWrap/>
            <w:vAlign w:val="bottom"/>
          </w:tcPr>
          <w:p w14:paraId="4F037F3F"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Observations</w:t>
            </w:r>
          </w:p>
        </w:tc>
        <w:tc>
          <w:tcPr>
            <w:tcW w:w="1580" w:type="dxa"/>
            <w:tcBorders>
              <w:top w:val="nil"/>
              <w:left w:val="nil"/>
              <w:bottom w:val="nil"/>
              <w:right w:val="nil"/>
            </w:tcBorders>
            <w:noWrap/>
            <w:vAlign w:val="bottom"/>
          </w:tcPr>
          <w:p w14:paraId="5435827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480</w:t>
            </w:r>
          </w:p>
        </w:tc>
        <w:tc>
          <w:tcPr>
            <w:tcW w:w="1160" w:type="dxa"/>
            <w:tcBorders>
              <w:top w:val="nil"/>
              <w:left w:val="nil"/>
              <w:bottom w:val="nil"/>
              <w:right w:val="nil"/>
            </w:tcBorders>
            <w:noWrap/>
            <w:vAlign w:val="bottom"/>
          </w:tcPr>
          <w:p w14:paraId="23DA167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160" w:type="dxa"/>
            <w:tcBorders>
              <w:top w:val="nil"/>
              <w:left w:val="nil"/>
              <w:bottom w:val="nil"/>
              <w:right w:val="nil"/>
            </w:tcBorders>
            <w:noWrap/>
            <w:vAlign w:val="bottom"/>
          </w:tcPr>
          <w:p w14:paraId="009BF4C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160" w:type="dxa"/>
            <w:tcBorders>
              <w:top w:val="nil"/>
              <w:left w:val="nil"/>
              <w:bottom w:val="nil"/>
              <w:right w:val="nil"/>
            </w:tcBorders>
            <w:noWrap/>
            <w:vAlign w:val="bottom"/>
          </w:tcPr>
          <w:p w14:paraId="7A091B5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340" w:type="dxa"/>
            <w:tcBorders>
              <w:top w:val="nil"/>
              <w:left w:val="nil"/>
              <w:bottom w:val="nil"/>
              <w:right w:val="nil"/>
            </w:tcBorders>
            <w:noWrap/>
            <w:vAlign w:val="bottom"/>
          </w:tcPr>
          <w:p w14:paraId="4A6B2E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2100" w:type="dxa"/>
            <w:tcBorders>
              <w:top w:val="nil"/>
              <w:left w:val="nil"/>
              <w:bottom w:val="nil"/>
              <w:right w:val="nil"/>
            </w:tcBorders>
            <w:noWrap/>
            <w:vAlign w:val="bottom"/>
          </w:tcPr>
          <w:p w14:paraId="0CF605C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r>
      <w:tr w:rsidR="001C159B" w14:paraId="50E9577D" w14:textId="77777777">
        <w:trPr>
          <w:trHeight w:val="280"/>
        </w:trPr>
        <w:tc>
          <w:tcPr>
            <w:tcW w:w="2040" w:type="dxa"/>
            <w:tcBorders>
              <w:top w:val="nil"/>
              <w:left w:val="nil"/>
              <w:bottom w:val="nil"/>
              <w:right w:val="nil"/>
            </w:tcBorders>
            <w:noWrap/>
            <w:vAlign w:val="bottom"/>
          </w:tcPr>
          <w:p w14:paraId="3FB495E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R-squared</w:t>
            </w:r>
          </w:p>
        </w:tc>
        <w:tc>
          <w:tcPr>
            <w:tcW w:w="1580" w:type="dxa"/>
            <w:tcBorders>
              <w:top w:val="nil"/>
              <w:left w:val="nil"/>
              <w:bottom w:val="nil"/>
              <w:right w:val="nil"/>
            </w:tcBorders>
            <w:noWrap/>
            <w:vAlign w:val="bottom"/>
          </w:tcPr>
          <w:p w14:paraId="0DE6A27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0.9335</w:t>
            </w:r>
          </w:p>
        </w:tc>
        <w:tc>
          <w:tcPr>
            <w:tcW w:w="1160" w:type="dxa"/>
            <w:tcBorders>
              <w:top w:val="nil"/>
              <w:left w:val="nil"/>
              <w:bottom w:val="nil"/>
              <w:right w:val="nil"/>
            </w:tcBorders>
            <w:noWrap/>
            <w:vAlign w:val="bottom"/>
          </w:tcPr>
          <w:p w14:paraId="63F3A53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0.9925</w:t>
            </w:r>
          </w:p>
        </w:tc>
        <w:tc>
          <w:tcPr>
            <w:tcW w:w="1160" w:type="dxa"/>
            <w:tcBorders>
              <w:top w:val="nil"/>
              <w:left w:val="nil"/>
              <w:bottom w:val="nil"/>
              <w:right w:val="nil"/>
            </w:tcBorders>
            <w:noWrap/>
            <w:vAlign w:val="bottom"/>
          </w:tcPr>
          <w:p w14:paraId="1517189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0.7356</w:t>
            </w:r>
          </w:p>
        </w:tc>
        <w:tc>
          <w:tcPr>
            <w:tcW w:w="1160" w:type="dxa"/>
            <w:tcBorders>
              <w:top w:val="nil"/>
              <w:left w:val="nil"/>
              <w:bottom w:val="nil"/>
              <w:right w:val="nil"/>
            </w:tcBorders>
            <w:noWrap/>
            <w:vAlign w:val="bottom"/>
          </w:tcPr>
          <w:p w14:paraId="3216FCE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0.2594</w:t>
            </w:r>
          </w:p>
        </w:tc>
        <w:tc>
          <w:tcPr>
            <w:tcW w:w="1340" w:type="dxa"/>
            <w:tcBorders>
              <w:top w:val="nil"/>
              <w:left w:val="nil"/>
              <w:bottom w:val="nil"/>
              <w:right w:val="nil"/>
            </w:tcBorders>
            <w:noWrap/>
            <w:vAlign w:val="bottom"/>
          </w:tcPr>
          <w:p w14:paraId="36F0C53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0.8703</w:t>
            </w:r>
          </w:p>
        </w:tc>
        <w:tc>
          <w:tcPr>
            <w:tcW w:w="2100" w:type="dxa"/>
            <w:tcBorders>
              <w:top w:val="nil"/>
              <w:left w:val="nil"/>
              <w:bottom w:val="nil"/>
              <w:right w:val="nil"/>
            </w:tcBorders>
            <w:noWrap/>
            <w:vAlign w:val="bottom"/>
          </w:tcPr>
          <w:p w14:paraId="4DC9C72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0.9098</w:t>
            </w:r>
          </w:p>
        </w:tc>
      </w:tr>
      <w:tr w:rsidR="001C159B" w14:paraId="270A152C" w14:textId="77777777">
        <w:trPr>
          <w:trHeight w:val="280"/>
        </w:trPr>
        <w:tc>
          <w:tcPr>
            <w:tcW w:w="2040" w:type="dxa"/>
            <w:tcBorders>
              <w:top w:val="nil"/>
              <w:left w:val="nil"/>
              <w:bottom w:val="nil"/>
              <w:right w:val="nil"/>
            </w:tcBorders>
            <w:noWrap/>
            <w:vAlign w:val="bottom"/>
          </w:tcPr>
          <w:p w14:paraId="22CE4515"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lastRenderedPageBreak/>
              <w:t>Policy breakpoint</w:t>
            </w:r>
          </w:p>
        </w:tc>
        <w:tc>
          <w:tcPr>
            <w:tcW w:w="1580" w:type="dxa"/>
            <w:tcBorders>
              <w:top w:val="nil"/>
              <w:left w:val="nil"/>
              <w:bottom w:val="nil"/>
              <w:right w:val="nil"/>
            </w:tcBorders>
            <w:noWrap/>
            <w:vAlign w:val="bottom"/>
          </w:tcPr>
          <w:p w14:paraId="5E3CF4F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638EACB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7385453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5ABD538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340" w:type="dxa"/>
            <w:tcBorders>
              <w:top w:val="nil"/>
              <w:left w:val="nil"/>
              <w:bottom w:val="nil"/>
              <w:right w:val="nil"/>
            </w:tcBorders>
            <w:noWrap/>
            <w:vAlign w:val="bottom"/>
          </w:tcPr>
          <w:p w14:paraId="2C3A485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2100" w:type="dxa"/>
            <w:tcBorders>
              <w:top w:val="nil"/>
              <w:left w:val="nil"/>
              <w:bottom w:val="nil"/>
              <w:right w:val="nil"/>
            </w:tcBorders>
            <w:noWrap/>
            <w:vAlign w:val="bottom"/>
          </w:tcPr>
          <w:p w14:paraId="52F5494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r>
      <w:tr w:rsidR="001C159B" w14:paraId="4ED9178D" w14:textId="77777777">
        <w:trPr>
          <w:trHeight w:val="280"/>
        </w:trPr>
        <w:tc>
          <w:tcPr>
            <w:tcW w:w="2040" w:type="dxa"/>
            <w:tcBorders>
              <w:top w:val="nil"/>
              <w:left w:val="nil"/>
              <w:bottom w:val="nil"/>
              <w:right w:val="nil"/>
            </w:tcBorders>
            <w:noWrap/>
            <w:vAlign w:val="bottom"/>
          </w:tcPr>
          <w:p w14:paraId="48DAF8AC"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Treated province</w:t>
            </w:r>
          </w:p>
        </w:tc>
        <w:tc>
          <w:tcPr>
            <w:tcW w:w="1580" w:type="dxa"/>
            <w:tcBorders>
              <w:top w:val="nil"/>
              <w:left w:val="nil"/>
              <w:bottom w:val="nil"/>
              <w:right w:val="nil"/>
            </w:tcBorders>
            <w:noWrap/>
            <w:vAlign w:val="bottom"/>
          </w:tcPr>
          <w:p w14:paraId="1382C77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1B2ABFB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52091A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425BF62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340" w:type="dxa"/>
            <w:tcBorders>
              <w:top w:val="nil"/>
              <w:left w:val="nil"/>
              <w:bottom w:val="nil"/>
              <w:right w:val="nil"/>
            </w:tcBorders>
            <w:noWrap/>
            <w:vAlign w:val="bottom"/>
          </w:tcPr>
          <w:p w14:paraId="5D001F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2100" w:type="dxa"/>
            <w:tcBorders>
              <w:top w:val="nil"/>
              <w:left w:val="nil"/>
              <w:bottom w:val="nil"/>
              <w:right w:val="nil"/>
            </w:tcBorders>
            <w:noWrap/>
            <w:vAlign w:val="bottom"/>
          </w:tcPr>
          <w:p w14:paraId="68D858F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r>
      <w:tr w:rsidR="001C159B" w14:paraId="2F2118DC" w14:textId="77777777">
        <w:trPr>
          <w:trHeight w:val="280"/>
        </w:trPr>
        <w:tc>
          <w:tcPr>
            <w:tcW w:w="2040" w:type="dxa"/>
            <w:tcBorders>
              <w:top w:val="nil"/>
              <w:left w:val="nil"/>
              <w:bottom w:val="nil"/>
              <w:right w:val="nil"/>
            </w:tcBorders>
            <w:noWrap/>
            <w:vAlign w:val="bottom"/>
          </w:tcPr>
          <w:p w14:paraId="79695BAE"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 FE</w:t>
            </w:r>
          </w:p>
        </w:tc>
        <w:tc>
          <w:tcPr>
            <w:tcW w:w="1580" w:type="dxa"/>
            <w:tcBorders>
              <w:top w:val="nil"/>
              <w:left w:val="nil"/>
              <w:bottom w:val="nil"/>
              <w:right w:val="nil"/>
            </w:tcBorders>
            <w:noWrap/>
            <w:vAlign w:val="bottom"/>
          </w:tcPr>
          <w:p w14:paraId="59EF0BC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2A3F5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2706C8F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A59845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67364C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290E92C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320CD62A" w14:textId="77777777">
        <w:trPr>
          <w:trHeight w:val="280"/>
        </w:trPr>
        <w:tc>
          <w:tcPr>
            <w:tcW w:w="2040" w:type="dxa"/>
            <w:tcBorders>
              <w:top w:val="nil"/>
              <w:left w:val="nil"/>
              <w:bottom w:val="nil"/>
              <w:right w:val="nil"/>
            </w:tcBorders>
            <w:noWrap/>
            <w:vAlign w:val="bottom"/>
          </w:tcPr>
          <w:p w14:paraId="23C3777B"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Year FE</w:t>
            </w:r>
          </w:p>
        </w:tc>
        <w:tc>
          <w:tcPr>
            <w:tcW w:w="1580" w:type="dxa"/>
            <w:tcBorders>
              <w:top w:val="nil"/>
              <w:left w:val="nil"/>
              <w:bottom w:val="nil"/>
              <w:right w:val="nil"/>
            </w:tcBorders>
            <w:noWrap/>
            <w:vAlign w:val="bottom"/>
          </w:tcPr>
          <w:p w14:paraId="1CCB6F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370C0A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579BD2E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0FF7F5D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369FED5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3061C69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4C82ACE3" w14:textId="77777777">
        <w:trPr>
          <w:trHeight w:val="280"/>
        </w:trPr>
        <w:tc>
          <w:tcPr>
            <w:tcW w:w="2040" w:type="dxa"/>
            <w:tcBorders>
              <w:top w:val="nil"/>
              <w:left w:val="nil"/>
              <w:bottom w:val="single" w:sz="4" w:space="0" w:color="000000"/>
              <w:right w:val="nil"/>
            </w:tcBorders>
            <w:noWrap/>
            <w:vAlign w:val="bottom"/>
          </w:tcPr>
          <w:p w14:paraId="3180E96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Cluster</w:t>
            </w:r>
          </w:p>
        </w:tc>
        <w:tc>
          <w:tcPr>
            <w:tcW w:w="1580" w:type="dxa"/>
            <w:tcBorders>
              <w:top w:val="nil"/>
              <w:left w:val="nil"/>
              <w:bottom w:val="single" w:sz="4" w:space="0" w:color="000000"/>
              <w:right w:val="nil"/>
            </w:tcBorders>
            <w:noWrap/>
            <w:vAlign w:val="bottom"/>
          </w:tcPr>
          <w:p w14:paraId="39867CE4"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77720F51"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6DC2841E"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5A53701A"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340" w:type="dxa"/>
            <w:tcBorders>
              <w:top w:val="nil"/>
              <w:left w:val="nil"/>
              <w:bottom w:val="single" w:sz="4" w:space="0" w:color="000000"/>
              <w:right w:val="nil"/>
            </w:tcBorders>
            <w:noWrap/>
            <w:vAlign w:val="bottom"/>
          </w:tcPr>
          <w:p w14:paraId="4E00835D"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2100" w:type="dxa"/>
            <w:tcBorders>
              <w:top w:val="nil"/>
              <w:left w:val="nil"/>
              <w:bottom w:val="single" w:sz="4" w:space="0" w:color="000000"/>
              <w:right w:val="nil"/>
            </w:tcBorders>
            <w:noWrap/>
            <w:vAlign w:val="bottom"/>
          </w:tcPr>
          <w:p w14:paraId="04BC7289"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r>
    </w:tbl>
    <w:p w14:paraId="4C2F665E"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5176FF30"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3  </w:t>
      </w:r>
      <w:r>
        <w:rPr>
          <w:rFonts w:ascii="Times New Roman" w:eastAsia="宋体" w:hAnsi="Times New Roman"/>
          <w:b/>
          <w:sz w:val="21"/>
          <w:szCs w:val="21"/>
          <w:lang w:eastAsia="zh-CN"/>
        </w:rPr>
        <w:t>内蒙古分省双重差分结果</w:t>
      </w:r>
    </w:p>
    <w:tbl>
      <w:tblPr>
        <w:tblStyle w:val="af5"/>
        <w:tblW w:w="10674" w:type="dxa"/>
        <w:tblInd w:w="-913" w:type="dxa"/>
        <w:tblLook w:val="04A0" w:firstRow="1" w:lastRow="0" w:firstColumn="1" w:lastColumn="0" w:noHBand="0" w:noVBand="1"/>
      </w:tblPr>
      <w:tblGrid>
        <w:gridCol w:w="2040"/>
        <w:gridCol w:w="1580"/>
        <w:gridCol w:w="1172"/>
        <w:gridCol w:w="1260"/>
        <w:gridCol w:w="1172"/>
        <w:gridCol w:w="1350"/>
        <w:gridCol w:w="2100"/>
      </w:tblGrid>
      <w:tr w:rsidR="001C159B" w14:paraId="05F1554F" w14:textId="77777777">
        <w:trPr>
          <w:trHeight w:val="280"/>
        </w:trPr>
        <w:tc>
          <w:tcPr>
            <w:tcW w:w="2040" w:type="dxa"/>
            <w:tcBorders>
              <w:top w:val="single" w:sz="4" w:space="0" w:color="000000"/>
              <w:left w:val="nil"/>
              <w:bottom w:val="nil"/>
              <w:right w:val="nil"/>
            </w:tcBorders>
            <w:noWrap/>
            <w:vAlign w:val="bottom"/>
          </w:tcPr>
          <w:p w14:paraId="5D28A28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580" w:type="dxa"/>
            <w:tcBorders>
              <w:top w:val="single" w:sz="4" w:space="0" w:color="000000"/>
              <w:left w:val="nil"/>
              <w:bottom w:val="nil"/>
              <w:right w:val="nil"/>
            </w:tcBorders>
            <w:noWrap/>
            <w:vAlign w:val="bottom"/>
          </w:tcPr>
          <w:p w14:paraId="7AEF5FC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w:t>
            </w:r>
          </w:p>
        </w:tc>
        <w:tc>
          <w:tcPr>
            <w:tcW w:w="1172" w:type="dxa"/>
            <w:tcBorders>
              <w:top w:val="single" w:sz="4" w:space="0" w:color="000000"/>
              <w:left w:val="nil"/>
              <w:bottom w:val="nil"/>
              <w:right w:val="nil"/>
            </w:tcBorders>
            <w:noWrap/>
            <w:vAlign w:val="bottom"/>
          </w:tcPr>
          <w:p w14:paraId="4C39DCC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w:t>
            </w:r>
          </w:p>
        </w:tc>
        <w:tc>
          <w:tcPr>
            <w:tcW w:w="1260" w:type="dxa"/>
            <w:tcBorders>
              <w:top w:val="single" w:sz="4" w:space="0" w:color="000000"/>
              <w:left w:val="nil"/>
              <w:bottom w:val="nil"/>
              <w:right w:val="nil"/>
            </w:tcBorders>
            <w:noWrap/>
            <w:vAlign w:val="bottom"/>
          </w:tcPr>
          <w:p w14:paraId="62D7EB2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w:t>
            </w:r>
          </w:p>
        </w:tc>
        <w:tc>
          <w:tcPr>
            <w:tcW w:w="1172" w:type="dxa"/>
            <w:tcBorders>
              <w:top w:val="single" w:sz="4" w:space="0" w:color="000000"/>
              <w:left w:val="nil"/>
              <w:bottom w:val="nil"/>
              <w:right w:val="nil"/>
            </w:tcBorders>
            <w:noWrap/>
            <w:vAlign w:val="bottom"/>
          </w:tcPr>
          <w:p w14:paraId="106512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w:t>
            </w:r>
          </w:p>
        </w:tc>
        <w:tc>
          <w:tcPr>
            <w:tcW w:w="1350" w:type="dxa"/>
            <w:tcBorders>
              <w:top w:val="single" w:sz="4" w:space="0" w:color="000000"/>
              <w:left w:val="nil"/>
              <w:bottom w:val="nil"/>
              <w:right w:val="nil"/>
            </w:tcBorders>
            <w:noWrap/>
            <w:vAlign w:val="bottom"/>
          </w:tcPr>
          <w:p w14:paraId="108C686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w:t>
            </w:r>
          </w:p>
        </w:tc>
        <w:tc>
          <w:tcPr>
            <w:tcW w:w="2100" w:type="dxa"/>
            <w:tcBorders>
              <w:top w:val="single" w:sz="4" w:space="0" w:color="000000"/>
              <w:left w:val="nil"/>
              <w:bottom w:val="nil"/>
              <w:right w:val="nil"/>
            </w:tcBorders>
            <w:noWrap/>
            <w:vAlign w:val="bottom"/>
          </w:tcPr>
          <w:p w14:paraId="758EE4E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w:t>
            </w:r>
          </w:p>
        </w:tc>
      </w:tr>
      <w:tr w:rsidR="001C159B" w14:paraId="3DEB73C0" w14:textId="77777777">
        <w:trPr>
          <w:trHeight w:val="280"/>
        </w:trPr>
        <w:tc>
          <w:tcPr>
            <w:tcW w:w="2040" w:type="dxa"/>
            <w:tcBorders>
              <w:top w:val="nil"/>
              <w:left w:val="nil"/>
              <w:bottom w:val="nil"/>
              <w:right w:val="nil"/>
            </w:tcBorders>
            <w:noWrap/>
            <w:vAlign w:val="bottom"/>
          </w:tcPr>
          <w:p w14:paraId="166258E5"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55F90E93"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coal_share_pctg</w:t>
            </w:r>
            <w:proofErr w:type="spellEnd"/>
          </w:p>
        </w:tc>
        <w:tc>
          <w:tcPr>
            <w:tcW w:w="1172" w:type="dxa"/>
            <w:tcBorders>
              <w:top w:val="nil"/>
              <w:left w:val="nil"/>
              <w:bottom w:val="nil"/>
              <w:right w:val="nil"/>
            </w:tcBorders>
            <w:noWrap/>
            <w:vAlign w:val="bottom"/>
          </w:tcPr>
          <w:p w14:paraId="4EB0FEE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ln_co2</w:t>
            </w:r>
          </w:p>
        </w:tc>
        <w:tc>
          <w:tcPr>
            <w:tcW w:w="1260" w:type="dxa"/>
            <w:tcBorders>
              <w:top w:val="nil"/>
              <w:left w:val="nil"/>
              <w:bottom w:val="nil"/>
              <w:right w:val="nil"/>
            </w:tcBorders>
            <w:noWrap/>
            <w:vAlign w:val="bottom"/>
          </w:tcPr>
          <w:p w14:paraId="772F0A00"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gtfp_level</w:t>
            </w:r>
            <w:proofErr w:type="spellEnd"/>
          </w:p>
        </w:tc>
        <w:tc>
          <w:tcPr>
            <w:tcW w:w="1172" w:type="dxa"/>
            <w:tcBorders>
              <w:top w:val="nil"/>
              <w:left w:val="nil"/>
              <w:bottom w:val="nil"/>
              <w:right w:val="nil"/>
            </w:tcBorders>
            <w:noWrap/>
            <w:vAlign w:val="bottom"/>
          </w:tcPr>
          <w:p w14:paraId="629FA366"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gml_index</w:t>
            </w:r>
            <w:proofErr w:type="spellEnd"/>
          </w:p>
        </w:tc>
        <w:tc>
          <w:tcPr>
            <w:tcW w:w="1350" w:type="dxa"/>
            <w:tcBorders>
              <w:top w:val="nil"/>
              <w:left w:val="nil"/>
              <w:bottom w:val="nil"/>
              <w:right w:val="nil"/>
            </w:tcBorders>
            <w:noWrap/>
            <w:vAlign w:val="bottom"/>
          </w:tcPr>
          <w:p w14:paraId="214C749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0D20C9D4"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industrial_wastewater</w:t>
            </w:r>
            <w:proofErr w:type="spellEnd"/>
          </w:p>
        </w:tc>
      </w:tr>
      <w:tr w:rsidR="001C159B" w14:paraId="14A84EF4" w14:textId="77777777">
        <w:trPr>
          <w:trHeight w:val="280"/>
        </w:trPr>
        <w:tc>
          <w:tcPr>
            <w:tcW w:w="2040" w:type="dxa"/>
            <w:tcBorders>
              <w:top w:val="single" w:sz="4" w:space="0" w:color="000000"/>
              <w:left w:val="nil"/>
              <w:bottom w:val="nil"/>
              <w:right w:val="nil"/>
            </w:tcBorders>
            <w:noWrap/>
            <w:vAlign w:val="bottom"/>
          </w:tcPr>
          <w:p w14:paraId="0CC46D4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580" w:type="dxa"/>
            <w:tcBorders>
              <w:top w:val="single" w:sz="4" w:space="0" w:color="000000"/>
              <w:left w:val="nil"/>
              <w:bottom w:val="nil"/>
              <w:right w:val="nil"/>
            </w:tcBorders>
            <w:noWrap/>
            <w:vAlign w:val="bottom"/>
          </w:tcPr>
          <w:p w14:paraId="66A0550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2FEA64B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260" w:type="dxa"/>
            <w:tcBorders>
              <w:top w:val="single" w:sz="4" w:space="0" w:color="000000"/>
              <w:left w:val="nil"/>
              <w:bottom w:val="nil"/>
              <w:right w:val="nil"/>
            </w:tcBorders>
            <w:noWrap/>
            <w:vAlign w:val="bottom"/>
          </w:tcPr>
          <w:p w14:paraId="4E26169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263DB0D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350" w:type="dxa"/>
            <w:tcBorders>
              <w:top w:val="single" w:sz="4" w:space="0" w:color="000000"/>
              <w:left w:val="nil"/>
              <w:bottom w:val="nil"/>
              <w:right w:val="nil"/>
            </w:tcBorders>
            <w:noWrap/>
            <w:vAlign w:val="bottom"/>
          </w:tcPr>
          <w:p w14:paraId="27B5157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69058A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r>
      <w:tr w:rsidR="001C159B" w14:paraId="04C69AC7" w14:textId="77777777">
        <w:trPr>
          <w:trHeight w:val="280"/>
        </w:trPr>
        <w:tc>
          <w:tcPr>
            <w:tcW w:w="2040" w:type="dxa"/>
            <w:tcBorders>
              <w:top w:val="nil"/>
              <w:left w:val="nil"/>
              <w:bottom w:val="nil"/>
              <w:right w:val="nil"/>
            </w:tcBorders>
            <w:noWrap/>
            <w:vAlign w:val="bottom"/>
          </w:tcPr>
          <w:p w14:paraId="17E99566" w14:textId="77777777" w:rsidR="001C159B" w:rsidRDefault="00F72DFD">
            <w:pPr>
              <w:spacing w:after="0" w:line="264" w:lineRule="auto"/>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did_nmg</w:t>
            </w:r>
            <w:proofErr w:type="spellEnd"/>
          </w:p>
        </w:tc>
        <w:tc>
          <w:tcPr>
            <w:tcW w:w="1580" w:type="dxa"/>
            <w:tcBorders>
              <w:top w:val="nil"/>
              <w:left w:val="nil"/>
              <w:bottom w:val="nil"/>
              <w:right w:val="nil"/>
            </w:tcBorders>
            <w:noWrap/>
            <w:vAlign w:val="bottom"/>
          </w:tcPr>
          <w:p w14:paraId="77152AB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0.0590***</w:t>
            </w:r>
          </w:p>
        </w:tc>
        <w:tc>
          <w:tcPr>
            <w:tcW w:w="1172" w:type="dxa"/>
            <w:tcBorders>
              <w:top w:val="nil"/>
              <w:left w:val="nil"/>
              <w:bottom w:val="nil"/>
              <w:right w:val="nil"/>
            </w:tcBorders>
            <w:noWrap/>
            <w:vAlign w:val="bottom"/>
          </w:tcPr>
          <w:p w14:paraId="0214A55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0.0595</w:t>
            </w:r>
          </w:p>
        </w:tc>
        <w:tc>
          <w:tcPr>
            <w:tcW w:w="1260" w:type="dxa"/>
            <w:tcBorders>
              <w:top w:val="nil"/>
              <w:left w:val="nil"/>
              <w:bottom w:val="nil"/>
              <w:right w:val="nil"/>
            </w:tcBorders>
            <w:noWrap/>
            <w:vAlign w:val="bottom"/>
          </w:tcPr>
          <w:p w14:paraId="6D16F18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1.1791***</w:t>
            </w:r>
          </w:p>
        </w:tc>
        <w:tc>
          <w:tcPr>
            <w:tcW w:w="1172" w:type="dxa"/>
            <w:tcBorders>
              <w:top w:val="nil"/>
              <w:left w:val="nil"/>
              <w:bottom w:val="nil"/>
              <w:right w:val="nil"/>
            </w:tcBorders>
            <w:noWrap/>
            <w:vAlign w:val="bottom"/>
          </w:tcPr>
          <w:p w14:paraId="243DF2B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0.1808***</w:t>
            </w:r>
          </w:p>
        </w:tc>
        <w:tc>
          <w:tcPr>
            <w:tcW w:w="1350" w:type="dxa"/>
            <w:tcBorders>
              <w:top w:val="nil"/>
              <w:left w:val="nil"/>
              <w:bottom w:val="nil"/>
              <w:right w:val="nil"/>
            </w:tcBorders>
            <w:noWrap/>
            <w:vAlign w:val="bottom"/>
          </w:tcPr>
          <w:p w14:paraId="77941E8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-34.2803***</w:t>
            </w:r>
          </w:p>
        </w:tc>
        <w:tc>
          <w:tcPr>
            <w:tcW w:w="2100" w:type="dxa"/>
            <w:tcBorders>
              <w:top w:val="nil"/>
              <w:left w:val="nil"/>
              <w:bottom w:val="nil"/>
              <w:right w:val="nil"/>
            </w:tcBorders>
            <w:noWrap/>
            <w:vAlign w:val="bottom"/>
          </w:tcPr>
          <w:p w14:paraId="0864240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20,189.5421***</w:t>
            </w:r>
          </w:p>
        </w:tc>
      </w:tr>
      <w:tr w:rsidR="001C159B" w14:paraId="4D798607" w14:textId="77777777">
        <w:trPr>
          <w:trHeight w:val="280"/>
        </w:trPr>
        <w:tc>
          <w:tcPr>
            <w:tcW w:w="2040" w:type="dxa"/>
            <w:tcBorders>
              <w:top w:val="nil"/>
              <w:left w:val="nil"/>
              <w:bottom w:val="nil"/>
              <w:right w:val="nil"/>
            </w:tcBorders>
            <w:noWrap/>
            <w:vAlign w:val="bottom"/>
          </w:tcPr>
          <w:p w14:paraId="522C784B"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0F0FB15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(0.0190)</w:t>
            </w:r>
          </w:p>
        </w:tc>
        <w:tc>
          <w:tcPr>
            <w:tcW w:w="1172" w:type="dxa"/>
            <w:tcBorders>
              <w:top w:val="nil"/>
              <w:left w:val="nil"/>
              <w:bottom w:val="nil"/>
              <w:right w:val="nil"/>
            </w:tcBorders>
            <w:noWrap/>
            <w:vAlign w:val="bottom"/>
          </w:tcPr>
          <w:p w14:paraId="6812ECC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(0.0414)</w:t>
            </w:r>
          </w:p>
        </w:tc>
        <w:tc>
          <w:tcPr>
            <w:tcW w:w="1260" w:type="dxa"/>
            <w:tcBorders>
              <w:top w:val="nil"/>
              <w:left w:val="nil"/>
              <w:bottom w:val="nil"/>
              <w:right w:val="nil"/>
            </w:tcBorders>
            <w:noWrap/>
            <w:vAlign w:val="bottom"/>
          </w:tcPr>
          <w:p w14:paraId="3912ABD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(0.2051)</w:t>
            </w:r>
          </w:p>
        </w:tc>
        <w:tc>
          <w:tcPr>
            <w:tcW w:w="1172" w:type="dxa"/>
            <w:tcBorders>
              <w:top w:val="nil"/>
              <w:left w:val="nil"/>
              <w:bottom w:val="nil"/>
              <w:right w:val="nil"/>
            </w:tcBorders>
            <w:noWrap/>
            <w:vAlign w:val="bottom"/>
          </w:tcPr>
          <w:p w14:paraId="1C583D1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(0.0143)</w:t>
            </w:r>
          </w:p>
        </w:tc>
        <w:tc>
          <w:tcPr>
            <w:tcW w:w="1350" w:type="dxa"/>
            <w:tcBorders>
              <w:top w:val="nil"/>
              <w:left w:val="nil"/>
              <w:bottom w:val="nil"/>
              <w:right w:val="nil"/>
            </w:tcBorders>
            <w:noWrap/>
            <w:vAlign w:val="bottom"/>
          </w:tcPr>
          <w:p w14:paraId="002D56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(5.7617)</w:t>
            </w:r>
          </w:p>
        </w:tc>
        <w:tc>
          <w:tcPr>
            <w:tcW w:w="2100" w:type="dxa"/>
            <w:tcBorders>
              <w:top w:val="nil"/>
              <w:left w:val="nil"/>
              <w:bottom w:val="nil"/>
              <w:right w:val="nil"/>
            </w:tcBorders>
            <w:noWrap/>
            <w:vAlign w:val="bottom"/>
          </w:tcPr>
          <w:p w14:paraId="66650B9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(6,973.9887)</w:t>
            </w:r>
          </w:p>
        </w:tc>
      </w:tr>
      <w:tr w:rsidR="001C159B" w14:paraId="2E985845" w14:textId="77777777">
        <w:trPr>
          <w:trHeight w:val="280"/>
        </w:trPr>
        <w:tc>
          <w:tcPr>
            <w:tcW w:w="2040" w:type="dxa"/>
            <w:tcBorders>
              <w:top w:val="nil"/>
              <w:left w:val="nil"/>
              <w:bottom w:val="nil"/>
              <w:right w:val="nil"/>
            </w:tcBorders>
            <w:noWrap/>
            <w:vAlign w:val="bottom"/>
          </w:tcPr>
          <w:p w14:paraId="4A17A64A"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Constant</w:t>
            </w:r>
          </w:p>
        </w:tc>
        <w:tc>
          <w:tcPr>
            <w:tcW w:w="1580" w:type="dxa"/>
            <w:tcBorders>
              <w:top w:val="nil"/>
              <w:left w:val="nil"/>
              <w:bottom w:val="nil"/>
              <w:right w:val="nil"/>
            </w:tcBorders>
            <w:noWrap/>
            <w:vAlign w:val="bottom"/>
          </w:tcPr>
          <w:p w14:paraId="0853465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0.9914</w:t>
            </w:r>
          </w:p>
        </w:tc>
        <w:tc>
          <w:tcPr>
            <w:tcW w:w="1172" w:type="dxa"/>
            <w:tcBorders>
              <w:top w:val="nil"/>
              <w:left w:val="nil"/>
              <w:bottom w:val="nil"/>
              <w:right w:val="nil"/>
            </w:tcBorders>
            <w:noWrap/>
            <w:vAlign w:val="bottom"/>
          </w:tcPr>
          <w:p w14:paraId="7DBF43A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17.7159***</w:t>
            </w:r>
          </w:p>
        </w:tc>
        <w:tc>
          <w:tcPr>
            <w:tcW w:w="1260" w:type="dxa"/>
            <w:tcBorders>
              <w:top w:val="nil"/>
              <w:left w:val="nil"/>
              <w:bottom w:val="nil"/>
              <w:right w:val="nil"/>
            </w:tcBorders>
            <w:noWrap/>
            <w:vAlign w:val="bottom"/>
          </w:tcPr>
          <w:p w14:paraId="2D9491F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-21.7653***</w:t>
            </w:r>
          </w:p>
        </w:tc>
        <w:tc>
          <w:tcPr>
            <w:tcW w:w="1172" w:type="dxa"/>
            <w:tcBorders>
              <w:top w:val="nil"/>
              <w:left w:val="nil"/>
              <w:bottom w:val="nil"/>
              <w:right w:val="nil"/>
            </w:tcBorders>
            <w:noWrap/>
            <w:vAlign w:val="bottom"/>
          </w:tcPr>
          <w:p w14:paraId="37B0F1F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0.0375</w:t>
            </w:r>
          </w:p>
        </w:tc>
        <w:tc>
          <w:tcPr>
            <w:tcW w:w="1350" w:type="dxa"/>
            <w:tcBorders>
              <w:top w:val="nil"/>
              <w:left w:val="nil"/>
              <w:bottom w:val="nil"/>
              <w:right w:val="nil"/>
            </w:tcBorders>
            <w:noWrap/>
            <w:vAlign w:val="bottom"/>
          </w:tcPr>
          <w:p w14:paraId="1A3FA23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-330.4822*</w:t>
            </w:r>
          </w:p>
        </w:tc>
        <w:tc>
          <w:tcPr>
            <w:tcW w:w="2100" w:type="dxa"/>
            <w:tcBorders>
              <w:top w:val="nil"/>
              <w:left w:val="nil"/>
              <w:bottom w:val="nil"/>
              <w:right w:val="nil"/>
            </w:tcBorders>
            <w:noWrap/>
            <w:vAlign w:val="bottom"/>
          </w:tcPr>
          <w:p w14:paraId="163FF4A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-309413.5938*</w:t>
            </w:r>
          </w:p>
        </w:tc>
      </w:tr>
      <w:tr w:rsidR="001C159B" w14:paraId="3D85EA48" w14:textId="77777777">
        <w:trPr>
          <w:trHeight w:val="280"/>
        </w:trPr>
        <w:tc>
          <w:tcPr>
            <w:tcW w:w="2040" w:type="dxa"/>
            <w:tcBorders>
              <w:top w:val="nil"/>
              <w:left w:val="nil"/>
              <w:bottom w:val="nil"/>
              <w:right w:val="nil"/>
            </w:tcBorders>
            <w:noWrap/>
            <w:vAlign w:val="bottom"/>
          </w:tcPr>
          <w:p w14:paraId="257F271C"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1A0C210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(0.6741)</w:t>
            </w:r>
          </w:p>
        </w:tc>
        <w:tc>
          <w:tcPr>
            <w:tcW w:w="1172" w:type="dxa"/>
            <w:tcBorders>
              <w:top w:val="nil"/>
              <w:left w:val="nil"/>
              <w:bottom w:val="nil"/>
              <w:right w:val="nil"/>
            </w:tcBorders>
            <w:noWrap/>
            <w:vAlign w:val="bottom"/>
          </w:tcPr>
          <w:p w14:paraId="5E5D05A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(0.6841)</w:t>
            </w:r>
          </w:p>
        </w:tc>
        <w:tc>
          <w:tcPr>
            <w:tcW w:w="1260" w:type="dxa"/>
            <w:tcBorders>
              <w:top w:val="nil"/>
              <w:left w:val="nil"/>
              <w:bottom w:val="nil"/>
              <w:right w:val="nil"/>
            </w:tcBorders>
            <w:noWrap/>
            <w:vAlign w:val="bottom"/>
          </w:tcPr>
          <w:p w14:paraId="31AEC34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(4.7268)</w:t>
            </w:r>
          </w:p>
        </w:tc>
        <w:tc>
          <w:tcPr>
            <w:tcW w:w="1172" w:type="dxa"/>
            <w:tcBorders>
              <w:top w:val="nil"/>
              <w:left w:val="nil"/>
              <w:bottom w:val="nil"/>
              <w:right w:val="nil"/>
            </w:tcBorders>
            <w:noWrap/>
            <w:vAlign w:val="bottom"/>
          </w:tcPr>
          <w:p w14:paraId="1885DB4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(0.5945)</w:t>
            </w:r>
          </w:p>
        </w:tc>
        <w:tc>
          <w:tcPr>
            <w:tcW w:w="1350" w:type="dxa"/>
            <w:tcBorders>
              <w:top w:val="nil"/>
              <w:left w:val="nil"/>
              <w:bottom w:val="nil"/>
              <w:right w:val="nil"/>
            </w:tcBorders>
            <w:noWrap/>
            <w:vAlign w:val="bottom"/>
          </w:tcPr>
          <w:p w14:paraId="6238EE0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(178.0803)</w:t>
            </w:r>
          </w:p>
        </w:tc>
        <w:tc>
          <w:tcPr>
            <w:tcW w:w="2100" w:type="dxa"/>
            <w:tcBorders>
              <w:top w:val="nil"/>
              <w:left w:val="nil"/>
              <w:bottom w:val="nil"/>
              <w:right w:val="nil"/>
            </w:tcBorders>
            <w:noWrap/>
            <w:vAlign w:val="bottom"/>
          </w:tcPr>
          <w:p w14:paraId="3D10833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(162,053.0686)</w:t>
            </w:r>
          </w:p>
        </w:tc>
      </w:tr>
      <w:tr w:rsidR="001C159B" w14:paraId="586B5ECA" w14:textId="77777777">
        <w:trPr>
          <w:trHeight w:val="280"/>
        </w:trPr>
        <w:tc>
          <w:tcPr>
            <w:tcW w:w="2040" w:type="dxa"/>
            <w:tcBorders>
              <w:top w:val="nil"/>
              <w:left w:val="nil"/>
              <w:bottom w:val="nil"/>
              <w:right w:val="nil"/>
            </w:tcBorders>
            <w:noWrap/>
            <w:vAlign w:val="bottom"/>
          </w:tcPr>
          <w:p w14:paraId="5579B32F"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38DBE28C"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668EF1D8"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260" w:type="dxa"/>
            <w:tcBorders>
              <w:top w:val="nil"/>
              <w:left w:val="nil"/>
              <w:bottom w:val="nil"/>
              <w:right w:val="nil"/>
            </w:tcBorders>
            <w:noWrap/>
            <w:vAlign w:val="bottom"/>
          </w:tcPr>
          <w:p w14:paraId="14E0D545"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10627DD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350" w:type="dxa"/>
            <w:tcBorders>
              <w:top w:val="nil"/>
              <w:left w:val="nil"/>
              <w:bottom w:val="nil"/>
              <w:right w:val="nil"/>
            </w:tcBorders>
            <w:noWrap/>
            <w:vAlign w:val="bottom"/>
          </w:tcPr>
          <w:p w14:paraId="2D81E59D"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6B52895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r>
      <w:tr w:rsidR="001C159B" w14:paraId="30CB80DB" w14:textId="77777777">
        <w:trPr>
          <w:trHeight w:val="280"/>
        </w:trPr>
        <w:tc>
          <w:tcPr>
            <w:tcW w:w="2040" w:type="dxa"/>
            <w:tcBorders>
              <w:top w:val="nil"/>
              <w:left w:val="nil"/>
              <w:bottom w:val="nil"/>
              <w:right w:val="nil"/>
            </w:tcBorders>
            <w:noWrap/>
            <w:vAlign w:val="bottom"/>
          </w:tcPr>
          <w:p w14:paraId="2A204E37"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34655DD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480</w:t>
            </w:r>
          </w:p>
        </w:tc>
        <w:tc>
          <w:tcPr>
            <w:tcW w:w="1172" w:type="dxa"/>
            <w:tcBorders>
              <w:top w:val="nil"/>
              <w:left w:val="nil"/>
              <w:bottom w:val="nil"/>
              <w:right w:val="nil"/>
            </w:tcBorders>
            <w:noWrap/>
            <w:vAlign w:val="bottom"/>
          </w:tcPr>
          <w:p w14:paraId="2FCE9E8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527</w:t>
            </w:r>
          </w:p>
        </w:tc>
        <w:tc>
          <w:tcPr>
            <w:tcW w:w="1260" w:type="dxa"/>
            <w:tcBorders>
              <w:top w:val="nil"/>
              <w:left w:val="nil"/>
              <w:bottom w:val="nil"/>
              <w:right w:val="nil"/>
            </w:tcBorders>
            <w:noWrap/>
            <w:vAlign w:val="bottom"/>
          </w:tcPr>
          <w:p w14:paraId="24A3B60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172" w:type="dxa"/>
            <w:tcBorders>
              <w:top w:val="nil"/>
              <w:left w:val="nil"/>
              <w:bottom w:val="nil"/>
              <w:right w:val="nil"/>
            </w:tcBorders>
            <w:noWrap/>
            <w:vAlign w:val="bottom"/>
          </w:tcPr>
          <w:p w14:paraId="378BB58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350" w:type="dxa"/>
            <w:tcBorders>
              <w:top w:val="nil"/>
              <w:left w:val="nil"/>
              <w:bottom w:val="nil"/>
              <w:right w:val="nil"/>
            </w:tcBorders>
            <w:noWrap/>
            <w:vAlign w:val="bottom"/>
          </w:tcPr>
          <w:p w14:paraId="05BF438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158F2D5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r>
      <w:tr w:rsidR="001C159B" w14:paraId="4DCD8589" w14:textId="77777777">
        <w:trPr>
          <w:trHeight w:val="280"/>
        </w:trPr>
        <w:tc>
          <w:tcPr>
            <w:tcW w:w="2040" w:type="dxa"/>
            <w:tcBorders>
              <w:top w:val="nil"/>
              <w:left w:val="nil"/>
              <w:bottom w:val="nil"/>
              <w:right w:val="nil"/>
            </w:tcBorders>
            <w:noWrap/>
            <w:vAlign w:val="bottom"/>
          </w:tcPr>
          <w:p w14:paraId="0A1B1D04"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4D34D28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0.9344</w:t>
            </w:r>
          </w:p>
        </w:tc>
        <w:tc>
          <w:tcPr>
            <w:tcW w:w="1172" w:type="dxa"/>
            <w:tcBorders>
              <w:top w:val="nil"/>
              <w:left w:val="nil"/>
              <w:bottom w:val="nil"/>
              <w:right w:val="nil"/>
            </w:tcBorders>
            <w:noWrap/>
            <w:vAlign w:val="bottom"/>
          </w:tcPr>
          <w:p w14:paraId="7E7E82F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0.9925</w:t>
            </w:r>
          </w:p>
        </w:tc>
        <w:tc>
          <w:tcPr>
            <w:tcW w:w="1260" w:type="dxa"/>
            <w:tcBorders>
              <w:top w:val="nil"/>
              <w:left w:val="nil"/>
              <w:bottom w:val="nil"/>
              <w:right w:val="nil"/>
            </w:tcBorders>
            <w:noWrap/>
            <w:vAlign w:val="bottom"/>
          </w:tcPr>
          <w:p w14:paraId="56729DA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0.7363</w:t>
            </w:r>
          </w:p>
        </w:tc>
        <w:tc>
          <w:tcPr>
            <w:tcW w:w="1172" w:type="dxa"/>
            <w:tcBorders>
              <w:top w:val="nil"/>
              <w:left w:val="nil"/>
              <w:bottom w:val="nil"/>
              <w:right w:val="nil"/>
            </w:tcBorders>
            <w:noWrap/>
            <w:vAlign w:val="bottom"/>
          </w:tcPr>
          <w:p w14:paraId="061740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0.2641</w:t>
            </w:r>
          </w:p>
        </w:tc>
        <w:tc>
          <w:tcPr>
            <w:tcW w:w="1350" w:type="dxa"/>
            <w:tcBorders>
              <w:top w:val="nil"/>
              <w:left w:val="nil"/>
              <w:bottom w:val="nil"/>
              <w:right w:val="nil"/>
            </w:tcBorders>
            <w:noWrap/>
            <w:vAlign w:val="bottom"/>
          </w:tcPr>
          <w:p w14:paraId="4503DC6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0.8747</w:t>
            </w:r>
          </w:p>
        </w:tc>
        <w:tc>
          <w:tcPr>
            <w:tcW w:w="2100" w:type="dxa"/>
            <w:tcBorders>
              <w:top w:val="nil"/>
              <w:left w:val="nil"/>
              <w:bottom w:val="nil"/>
              <w:right w:val="nil"/>
            </w:tcBorders>
            <w:noWrap/>
            <w:vAlign w:val="bottom"/>
          </w:tcPr>
          <w:p w14:paraId="402B078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0.9094</w:t>
            </w:r>
          </w:p>
        </w:tc>
      </w:tr>
      <w:tr w:rsidR="001C159B" w14:paraId="2D102346" w14:textId="77777777">
        <w:trPr>
          <w:trHeight w:val="280"/>
        </w:trPr>
        <w:tc>
          <w:tcPr>
            <w:tcW w:w="2040" w:type="dxa"/>
            <w:tcBorders>
              <w:top w:val="nil"/>
              <w:left w:val="nil"/>
              <w:bottom w:val="nil"/>
              <w:right w:val="nil"/>
            </w:tcBorders>
            <w:noWrap/>
            <w:vAlign w:val="bottom"/>
          </w:tcPr>
          <w:p w14:paraId="6088C66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7A2FBA3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1407287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260" w:type="dxa"/>
            <w:tcBorders>
              <w:top w:val="nil"/>
              <w:left w:val="nil"/>
              <w:bottom w:val="nil"/>
              <w:right w:val="nil"/>
            </w:tcBorders>
            <w:noWrap/>
            <w:vAlign w:val="bottom"/>
          </w:tcPr>
          <w:p w14:paraId="71A94E4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072BDD5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350" w:type="dxa"/>
            <w:tcBorders>
              <w:top w:val="nil"/>
              <w:left w:val="nil"/>
              <w:bottom w:val="nil"/>
              <w:right w:val="nil"/>
            </w:tcBorders>
            <w:noWrap/>
            <w:vAlign w:val="bottom"/>
          </w:tcPr>
          <w:p w14:paraId="38D7489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3609B27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r>
      <w:tr w:rsidR="001C159B" w14:paraId="647BC61B" w14:textId="77777777">
        <w:trPr>
          <w:trHeight w:val="280"/>
        </w:trPr>
        <w:tc>
          <w:tcPr>
            <w:tcW w:w="2040" w:type="dxa"/>
            <w:tcBorders>
              <w:top w:val="nil"/>
              <w:left w:val="nil"/>
              <w:bottom w:val="nil"/>
              <w:right w:val="nil"/>
            </w:tcBorders>
            <w:noWrap/>
            <w:vAlign w:val="bottom"/>
          </w:tcPr>
          <w:p w14:paraId="5F25F611"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Treated province</w:t>
            </w:r>
          </w:p>
        </w:tc>
        <w:tc>
          <w:tcPr>
            <w:tcW w:w="1580" w:type="dxa"/>
            <w:tcBorders>
              <w:top w:val="nil"/>
              <w:left w:val="nil"/>
              <w:bottom w:val="nil"/>
              <w:right w:val="nil"/>
            </w:tcBorders>
            <w:noWrap/>
            <w:vAlign w:val="bottom"/>
          </w:tcPr>
          <w:p w14:paraId="4E5DC883"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172" w:type="dxa"/>
            <w:tcBorders>
              <w:top w:val="nil"/>
              <w:left w:val="nil"/>
              <w:bottom w:val="nil"/>
              <w:right w:val="nil"/>
            </w:tcBorders>
            <w:noWrap/>
            <w:vAlign w:val="bottom"/>
          </w:tcPr>
          <w:p w14:paraId="7EE2175D"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260" w:type="dxa"/>
            <w:tcBorders>
              <w:top w:val="nil"/>
              <w:left w:val="nil"/>
              <w:bottom w:val="nil"/>
              <w:right w:val="nil"/>
            </w:tcBorders>
            <w:noWrap/>
            <w:vAlign w:val="bottom"/>
          </w:tcPr>
          <w:p w14:paraId="42A73974"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172" w:type="dxa"/>
            <w:tcBorders>
              <w:top w:val="nil"/>
              <w:left w:val="nil"/>
              <w:bottom w:val="nil"/>
              <w:right w:val="nil"/>
            </w:tcBorders>
            <w:noWrap/>
            <w:vAlign w:val="bottom"/>
          </w:tcPr>
          <w:p w14:paraId="2453FBEC"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350" w:type="dxa"/>
            <w:tcBorders>
              <w:top w:val="nil"/>
              <w:left w:val="nil"/>
              <w:bottom w:val="nil"/>
              <w:right w:val="nil"/>
            </w:tcBorders>
            <w:noWrap/>
            <w:vAlign w:val="bottom"/>
          </w:tcPr>
          <w:p w14:paraId="44F44BF9"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2100" w:type="dxa"/>
            <w:tcBorders>
              <w:top w:val="nil"/>
              <w:left w:val="nil"/>
              <w:bottom w:val="nil"/>
              <w:right w:val="nil"/>
            </w:tcBorders>
            <w:noWrap/>
            <w:vAlign w:val="bottom"/>
          </w:tcPr>
          <w:p w14:paraId="6B1374FC"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r>
      <w:tr w:rsidR="001C159B" w14:paraId="6FDF2FFA" w14:textId="77777777">
        <w:trPr>
          <w:trHeight w:val="280"/>
        </w:trPr>
        <w:tc>
          <w:tcPr>
            <w:tcW w:w="2040" w:type="dxa"/>
            <w:tcBorders>
              <w:top w:val="nil"/>
              <w:left w:val="nil"/>
              <w:bottom w:val="nil"/>
              <w:right w:val="nil"/>
            </w:tcBorders>
            <w:noWrap/>
            <w:vAlign w:val="bottom"/>
          </w:tcPr>
          <w:p w14:paraId="7B6BDCA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73FC497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309AEB3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423F65F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15388B2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353F34C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54D7A4E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54742D46" w14:textId="77777777">
        <w:trPr>
          <w:trHeight w:val="280"/>
        </w:trPr>
        <w:tc>
          <w:tcPr>
            <w:tcW w:w="2040" w:type="dxa"/>
            <w:tcBorders>
              <w:top w:val="nil"/>
              <w:left w:val="nil"/>
              <w:bottom w:val="nil"/>
              <w:right w:val="nil"/>
            </w:tcBorders>
            <w:noWrap/>
            <w:vAlign w:val="bottom"/>
          </w:tcPr>
          <w:p w14:paraId="60406AC7"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224D2FE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06349CE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2B74CCF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3AE7372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533AD75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362E83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147A9125" w14:textId="77777777">
        <w:trPr>
          <w:trHeight w:val="280"/>
        </w:trPr>
        <w:tc>
          <w:tcPr>
            <w:tcW w:w="2040" w:type="dxa"/>
            <w:tcBorders>
              <w:top w:val="nil"/>
              <w:left w:val="nil"/>
              <w:bottom w:val="single" w:sz="4" w:space="0" w:color="000000"/>
              <w:right w:val="nil"/>
            </w:tcBorders>
            <w:noWrap/>
            <w:vAlign w:val="bottom"/>
          </w:tcPr>
          <w:p w14:paraId="07F9AA5A"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100902F5"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2" w:type="dxa"/>
            <w:tcBorders>
              <w:top w:val="nil"/>
              <w:left w:val="nil"/>
              <w:bottom w:val="single" w:sz="4" w:space="0" w:color="000000"/>
              <w:right w:val="nil"/>
            </w:tcBorders>
            <w:noWrap/>
            <w:vAlign w:val="bottom"/>
          </w:tcPr>
          <w:p w14:paraId="44C336B0"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260" w:type="dxa"/>
            <w:tcBorders>
              <w:top w:val="nil"/>
              <w:left w:val="nil"/>
              <w:bottom w:val="single" w:sz="4" w:space="0" w:color="000000"/>
              <w:right w:val="nil"/>
            </w:tcBorders>
            <w:noWrap/>
            <w:vAlign w:val="bottom"/>
          </w:tcPr>
          <w:p w14:paraId="1015D4EF"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2" w:type="dxa"/>
            <w:tcBorders>
              <w:top w:val="nil"/>
              <w:left w:val="nil"/>
              <w:bottom w:val="single" w:sz="4" w:space="0" w:color="000000"/>
              <w:right w:val="nil"/>
            </w:tcBorders>
            <w:noWrap/>
            <w:vAlign w:val="bottom"/>
          </w:tcPr>
          <w:p w14:paraId="309683E1"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350" w:type="dxa"/>
            <w:tcBorders>
              <w:top w:val="nil"/>
              <w:left w:val="nil"/>
              <w:bottom w:val="single" w:sz="4" w:space="0" w:color="000000"/>
              <w:right w:val="nil"/>
            </w:tcBorders>
            <w:noWrap/>
            <w:vAlign w:val="bottom"/>
          </w:tcPr>
          <w:p w14:paraId="194E2B47"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2100" w:type="dxa"/>
            <w:tcBorders>
              <w:top w:val="nil"/>
              <w:left w:val="nil"/>
              <w:bottom w:val="single" w:sz="4" w:space="0" w:color="000000"/>
              <w:right w:val="nil"/>
            </w:tcBorders>
            <w:noWrap/>
            <w:vAlign w:val="bottom"/>
          </w:tcPr>
          <w:p w14:paraId="66DF02C8"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r>
    </w:tbl>
    <w:p w14:paraId="3D1EEDCA"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669544CF" w14:textId="77777777" w:rsidR="001C159B" w:rsidRDefault="00F72DFD">
      <w:pPr>
        <w:spacing w:before="120" w:after="60" w:line="360" w:lineRule="auto"/>
        <w:ind w:firstLine="420"/>
        <w:rPr>
          <w:bCs/>
          <w:sz w:val="21"/>
          <w:szCs w:val="21"/>
          <w:lang w:eastAsia="zh-CN"/>
        </w:rPr>
      </w:pPr>
      <w:r>
        <w:rPr>
          <w:rFonts w:ascii="Times New Roman" w:eastAsia="黑体" w:hAnsi="Times New Roman"/>
          <w:bCs/>
          <w:sz w:val="21"/>
          <w:szCs w:val="21"/>
          <w:lang w:eastAsia="zh-CN"/>
        </w:rPr>
        <w:t>（四）三重差分扩展：初始效率禀赋与政策边际效应</w:t>
      </w:r>
    </w:p>
    <w:p w14:paraId="077D9EA8" w14:textId="06B84D89"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为了进一步识别政策效应为何在处理地区内部出现分化，本文引入基于政策前绿色全要素生产率水平的三重差分模型。具体做法是，以</w:t>
      </w:r>
      <w:r>
        <w:rPr>
          <w:rFonts w:ascii="Times New Roman" w:eastAsia="宋体" w:hAnsi="Times New Roman"/>
          <w:sz w:val="21"/>
          <w:szCs w:val="21"/>
          <w:lang w:eastAsia="zh-CN"/>
        </w:rPr>
        <w:t>2012</w:t>
      </w:r>
      <w:r>
        <w:rPr>
          <w:rFonts w:ascii="Times New Roman" w:eastAsia="宋体" w:hAnsi="Times New Roman"/>
          <w:sz w:val="21"/>
          <w:szCs w:val="21"/>
          <w:lang w:eastAsia="zh-CN"/>
        </w:rPr>
        <w:t>年以前各省平均绿色全要素生产率是否高于样本中位数作为第三维分组，构造</w:t>
      </w:r>
      <w:ins w:id="187" w:author="娄满榆 [2]" w:date="2026-03-20T09:57:00Z" w16du:dateUtc="2026-03-20T01:57:00Z">
        <w:r w:rsidR="00B9224C">
          <w:rPr>
            <w:rFonts w:ascii="Times New Roman" w:eastAsia="宋体" w:hAnsi="Times New Roman" w:hint="eastAsia"/>
            <w:sz w:val="21"/>
            <w:szCs w:val="21"/>
            <w:lang w:eastAsia="zh-CN"/>
          </w:rPr>
          <w:t>“</w:t>
        </w:r>
      </w:ins>
      <w:del w:id="188" w:author="娄满榆 [2]" w:date="2026-03-20T09:57:00Z" w16du:dateUtc="2026-03-20T01:57:00Z">
        <w:r w:rsidDel="00B9224C">
          <w:rPr>
            <w:rFonts w:ascii="Times New Roman" w:eastAsia="宋体" w:hAnsi="Times New Roman"/>
            <w:sz w:val="21"/>
            <w:szCs w:val="21"/>
            <w:lang w:eastAsia="zh-CN"/>
          </w:rPr>
          <w:delText>“</w:delText>
        </w:r>
      </w:del>
      <w:r>
        <w:rPr>
          <w:rFonts w:ascii="Times New Roman" w:eastAsia="宋体" w:hAnsi="Times New Roman"/>
          <w:sz w:val="21"/>
          <w:szCs w:val="21"/>
          <w:lang w:eastAsia="zh-CN"/>
        </w:rPr>
        <w:t>处理组</w:t>
      </w:r>
      <w:r>
        <w:rPr>
          <w:rFonts w:ascii="Times New Roman" w:eastAsia="宋体" w:hAnsi="Times New Roman"/>
          <w:sz w:val="21"/>
          <w:szCs w:val="21"/>
          <w:lang w:eastAsia="zh-CN"/>
        </w:rPr>
        <w:t>×</w:t>
      </w:r>
      <w:r>
        <w:rPr>
          <w:rFonts w:ascii="Times New Roman" w:eastAsia="宋体" w:hAnsi="Times New Roman"/>
          <w:sz w:val="21"/>
          <w:szCs w:val="21"/>
          <w:lang w:eastAsia="zh-CN"/>
        </w:rPr>
        <w:t>政策后</w:t>
      </w:r>
      <w:r>
        <w:rPr>
          <w:rFonts w:ascii="Times New Roman" w:eastAsia="宋体" w:hAnsi="Times New Roman"/>
          <w:sz w:val="21"/>
          <w:szCs w:val="21"/>
          <w:lang w:eastAsia="zh-CN"/>
        </w:rPr>
        <w:t>×</w:t>
      </w:r>
      <w:r>
        <w:rPr>
          <w:rFonts w:ascii="Times New Roman" w:eastAsia="宋体" w:hAnsi="Times New Roman"/>
          <w:sz w:val="21"/>
          <w:szCs w:val="21"/>
          <w:lang w:eastAsia="zh-CN"/>
        </w:rPr>
        <w:t>高效率</w:t>
      </w:r>
      <w:ins w:id="189" w:author="娄满榆 [2]" w:date="2026-03-20T09:57:00Z" w16du:dateUtc="2026-03-20T01:57:00Z">
        <w:r w:rsidR="00B9224C">
          <w:rPr>
            <w:rFonts w:ascii="Times New Roman" w:eastAsia="宋体" w:hAnsi="Times New Roman" w:hint="eastAsia"/>
            <w:sz w:val="21"/>
            <w:szCs w:val="21"/>
            <w:lang w:eastAsia="zh-CN"/>
          </w:rPr>
          <w:t>”</w:t>
        </w:r>
      </w:ins>
      <w:del w:id="190" w:author="娄满榆 [2]" w:date="2026-03-20T09:57:00Z" w16du:dateUtc="2026-03-20T01:57:00Z">
        <w:r w:rsidDel="00B9224C">
          <w:rPr>
            <w:rFonts w:ascii="Times New Roman" w:eastAsia="宋体" w:hAnsi="Times New Roman"/>
            <w:sz w:val="21"/>
            <w:szCs w:val="21"/>
            <w:lang w:eastAsia="zh-CN"/>
          </w:rPr>
          <w:delText>”</w:delText>
        </w:r>
      </w:del>
      <w:r>
        <w:rPr>
          <w:rFonts w:ascii="Times New Roman" w:eastAsia="宋体" w:hAnsi="Times New Roman"/>
          <w:sz w:val="21"/>
          <w:szCs w:val="21"/>
          <w:lang w:eastAsia="zh-CN"/>
        </w:rPr>
        <w:t>的三重交互项。与单纯比较政策前后平均变化不同，三重差分模型</w:t>
      </w:r>
      <w:del w:id="191" w:author="娄满榆 [2]" w:date="2026-03-20T09:58:00Z" w16du:dateUtc="2026-03-20T01:58:00Z">
        <w:r w:rsidDel="00265462">
          <w:rPr>
            <w:rFonts w:ascii="Times New Roman" w:eastAsia="宋体" w:hAnsi="Times New Roman"/>
            <w:sz w:val="21"/>
            <w:szCs w:val="21"/>
            <w:lang w:eastAsia="zh-CN"/>
          </w:rPr>
          <w:delText>能够</w:delText>
        </w:r>
      </w:del>
      <w:r>
        <w:rPr>
          <w:rFonts w:ascii="Times New Roman" w:eastAsia="宋体" w:hAnsi="Times New Roman"/>
          <w:sz w:val="21"/>
          <w:szCs w:val="21"/>
          <w:lang w:eastAsia="zh-CN"/>
        </w:rPr>
        <w:t>进一步回答</w:t>
      </w:r>
      <w:del w:id="192" w:author="娄满榆 [2]" w:date="2026-03-20T09:58:00Z" w16du:dateUtc="2026-03-20T01:58:00Z">
        <w:r w:rsidDel="00265462">
          <w:rPr>
            <w:rFonts w:ascii="Times New Roman" w:eastAsia="宋体" w:hAnsi="Times New Roman"/>
            <w:sz w:val="21"/>
            <w:szCs w:val="21"/>
            <w:lang w:eastAsia="zh-CN"/>
          </w:rPr>
          <w:delText>一个更具解释力的问题</w:delText>
        </w:r>
      </w:del>
      <w:r>
        <w:rPr>
          <w:rFonts w:ascii="Times New Roman" w:eastAsia="宋体" w:hAnsi="Times New Roman"/>
          <w:sz w:val="21"/>
          <w:szCs w:val="21"/>
          <w:lang w:eastAsia="zh-CN"/>
        </w:rPr>
        <w:t>：绿色信贷政策究竟更有利于初始效率较高的地区，还是更有利于初始效率较低、改进空间更大的地区。</w:t>
      </w:r>
    </w:p>
    <w:p w14:paraId="793C444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表</w:t>
      </w:r>
      <w:r>
        <w:rPr>
          <w:rFonts w:ascii="Times New Roman" w:eastAsia="宋体" w:hAnsi="Times New Roman"/>
          <w:sz w:val="21"/>
          <w:szCs w:val="21"/>
          <w:lang w:eastAsia="zh-CN"/>
        </w:rPr>
        <w:t>4</w:t>
      </w:r>
      <w:r>
        <w:rPr>
          <w:rFonts w:ascii="Times New Roman" w:eastAsia="宋体" w:hAnsi="Times New Roman"/>
          <w:sz w:val="21"/>
          <w:szCs w:val="21"/>
          <w:lang w:eastAsia="zh-CN"/>
        </w:rPr>
        <w:t>的结果显示，三重交互项在</w:t>
      </w:r>
      <w:r>
        <w:rPr>
          <w:rFonts w:ascii="Times New Roman" w:eastAsia="宋体" w:hAnsi="Times New Roman"/>
          <w:sz w:val="21"/>
          <w:szCs w:val="21"/>
          <w:lang w:eastAsia="zh-CN"/>
        </w:rPr>
        <w:t>GML</w:t>
      </w:r>
      <w:r>
        <w:rPr>
          <w:rFonts w:ascii="Times New Roman" w:eastAsia="宋体" w:hAnsi="Times New Roman"/>
          <w:sz w:val="21"/>
          <w:szCs w:val="21"/>
          <w:lang w:eastAsia="zh-CN"/>
        </w:rPr>
        <w:t>指数和二氧化碳排放对数上显著为负，在工业二氧化硫排放上显著为正，而在绿色全要素生产率水平上的影响并不显著。结合系数含义可以看出，相较于政策前效率较低的处理地区，政策前效率较高的处理地区在政策实施后的边际改善并不更强，甚至在部分指标上表现出更弱的增量变化。这意味着，绿色信贷政策一定程度上为初始效率较低但具有调整空间的地区提供了更大的追赶机会。</w:t>
      </w:r>
    </w:p>
    <w:p w14:paraId="18137EC8" w14:textId="2CB3127D" w:rsidR="001C159B" w:rsidRDefault="00F72DFD">
      <w:pPr>
        <w:spacing w:after="0" w:line="360" w:lineRule="auto"/>
        <w:ind w:firstLine="420"/>
        <w:jc w:val="both"/>
        <w:rPr>
          <w:sz w:val="21"/>
          <w:szCs w:val="21"/>
          <w:lang w:eastAsia="zh-CN"/>
        </w:rPr>
      </w:pPr>
      <w:del w:id="193" w:author="娄满榆 [2]" w:date="2026-03-20T09:59:00Z" w16du:dateUtc="2026-03-20T01:59:00Z">
        <w:r w:rsidDel="00CA2F66">
          <w:rPr>
            <w:rFonts w:ascii="Times New Roman" w:eastAsia="宋体" w:hAnsi="Times New Roman" w:hint="eastAsia"/>
            <w:sz w:val="21"/>
            <w:szCs w:val="21"/>
            <w:lang w:eastAsia="zh-CN"/>
          </w:rPr>
          <w:delText>如果将</w:delText>
        </w:r>
      </w:del>
      <w:r>
        <w:rPr>
          <w:rFonts w:ascii="Times New Roman" w:eastAsia="宋体" w:hAnsi="Times New Roman" w:hint="eastAsia"/>
          <w:sz w:val="21"/>
          <w:szCs w:val="21"/>
          <w:lang w:eastAsia="zh-CN"/>
        </w:rPr>
        <w:t>这一结果与分省异质性分析结合起来理解，可以进一步看到绿色信贷政策在资源型地区内部并未呈现完全一致的作用方式。三重差分结果表明，政策前绿色效率水平较低的处理地区，在政策实施后往往</w:t>
      </w:r>
      <w:ins w:id="194" w:author="娄满榆 [2]" w:date="2026-03-20T09:57:00Z" w16du:dateUtc="2026-03-20T01:57:00Z">
        <w:r w:rsidR="005C393F">
          <w:rPr>
            <w:rFonts w:ascii="Times New Roman" w:eastAsia="宋体" w:hAnsi="Times New Roman" w:hint="eastAsia"/>
            <w:sz w:val="21"/>
            <w:szCs w:val="21"/>
            <w:lang w:eastAsia="zh-CN"/>
          </w:rPr>
          <w:t>在</w:t>
        </w:r>
      </w:ins>
      <w:ins w:id="195" w:author="娄满榆 [2]" w:date="2026-03-20T09:58:00Z" w16du:dateUtc="2026-03-20T01:58:00Z">
        <w:r w:rsidR="005C393F">
          <w:rPr>
            <w:rFonts w:ascii="Times New Roman" w:eastAsia="宋体" w:hAnsi="Times New Roman" w:hint="eastAsia"/>
            <w:sz w:val="21"/>
            <w:szCs w:val="21"/>
            <w:lang w:eastAsia="zh-CN"/>
          </w:rPr>
          <w:t>部分指标上</w:t>
        </w:r>
      </w:ins>
      <w:r>
        <w:rPr>
          <w:rFonts w:ascii="Times New Roman" w:eastAsia="宋体" w:hAnsi="Times New Roman" w:hint="eastAsia"/>
          <w:sz w:val="21"/>
          <w:szCs w:val="21"/>
          <w:lang w:eastAsia="zh-CN"/>
        </w:rPr>
        <w:t>表现出更明显的边际改善，说明初始效率条件是影响政策效果</w:t>
      </w:r>
      <w:r>
        <w:rPr>
          <w:rFonts w:ascii="Times New Roman" w:eastAsia="宋体" w:hAnsi="Times New Roman" w:hint="eastAsia"/>
          <w:sz w:val="21"/>
          <w:szCs w:val="21"/>
          <w:lang w:eastAsia="zh-CN"/>
        </w:rPr>
        <w:lastRenderedPageBreak/>
        <w:t>的重要因素。结合前文分省双重差分结果可以发现，山西与内蒙古虽然均在绿色全要素生产率、</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和工业二氧化硫排放等指标上表现出一定程度的改善，但两地改善幅度存在差异，其中内蒙古在相关指标上的估计结果更为显著。由此说明，绿色信贷政策的实际效果还会受到地区既有效率基础、产业结构特征和调整空间的共同影响。换言之，在同一绿色信贷政策背景下，资源型地区并不存在完全同质的政策响应，而是会因初始条件不同而呈现出差异化的改善强度与表现形式。</w:t>
      </w:r>
    </w:p>
    <w:p w14:paraId="3EF37A3A"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4  </w:t>
      </w:r>
      <w:r>
        <w:rPr>
          <w:rFonts w:ascii="Times New Roman" w:eastAsia="宋体" w:hAnsi="Times New Roman"/>
          <w:b/>
          <w:sz w:val="21"/>
          <w:szCs w:val="21"/>
          <w:lang w:eastAsia="zh-CN"/>
        </w:rPr>
        <w:t>初始效率禀赋与政策边际效应的三重差分结果</w:t>
      </w:r>
    </w:p>
    <w:tbl>
      <w:tblPr>
        <w:tblStyle w:val="af5"/>
        <w:tblW w:w="10606" w:type="dxa"/>
        <w:tblInd w:w="-765" w:type="dxa"/>
        <w:tblLook w:val="04A0" w:firstRow="1" w:lastRow="0" w:firstColumn="1" w:lastColumn="0" w:noHBand="0" w:noVBand="1"/>
      </w:tblPr>
      <w:tblGrid>
        <w:gridCol w:w="2040"/>
        <w:gridCol w:w="1580"/>
        <w:gridCol w:w="1174"/>
        <w:gridCol w:w="1174"/>
        <w:gridCol w:w="1173"/>
        <w:gridCol w:w="1365"/>
        <w:gridCol w:w="2100"/>
      </w:tblGrid>
      <w:tr w:rsidR="001C159B" w14:paraId="00752DFA" w14:textId="77777777">
        <w:trPr>
          <w:trHeight w:val="280"/>
        </w:trPr>
        <w:tc>
          <w:tcPr>
            <w:tcW w:w="2040" w:type="dxa"/>
            <w:tcBorders>
              <w:top w:val="single" w:sz="4" w:space="0" w:color="000000"/>
              <w:left w:val="nil"/>
              <w:bottom w:val="nil"/>
              <w:right w:val="nil"/>
            </w:tcBorders>
            <w:noWrap/>
            <w:vAlign w:val="bottom"/>
          </w:tcPr>
          <w:p w14:paraId="1DA4C60F"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554EEFC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w:t>
            </w:r>
          </w:p>
        </w:tc>
        <w:tc>
          <w:tcPr>
            <w:tcW w:w="1174" w:type="dxa"/>
            <w:tcBorders>
              <w:top w:val="single" w:sz="4" w:space="0" w:color="000000"/>
              <w:left w:val="nil"/>
              <w:bottom w:val="nil"/>
              <w:right w:val="nil"/>
            </w:tcBorders>
            <w:noWrap/>
            <w:vAlign w:val="bottom"/>
          </w:tcPr>
          <w:p w14:paraId="5050DC2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w:t>
            </w:r>
          </w:p>
        </w:tc>
        <w:tc>
          <w:tcPr>
            <w:tcW w:w="1174" w:type="dxa"/>
            <w:tcBorders>
              <w:top w:val="single" w:sz="4" w:space="0" w:color="000000"/>
              <w:left w:val="nil"/>
              <w:bottom w:val="nil"/>
              <w:right w:val="nil"/>
            </w:tcBorders>
            <w:noWrap/>
            <w:vAlign w:val="bottom"/>
          </w:tcPr>
          <w:p w14:paraId="491B064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w:t>
            </w:r>
          </w:p>
        </w:tc>
        <w:tc>
          <w:tcPr>
            <w:tcW w:w="1173" w:type="dxa"/>
            <w:tcBorders>
              <w:top w:val="single" w:sz="4" w:space="0" w:color="000000"/>
              <w:left w:val="nil"/>
              <w:bottom w:val="nil"/>
              <w:right w:val="nil"/>
            </w:tcBorders>
            <w:noWrap/>
            <w:vAlign w:val="bottom"/>
          </w:tcPr>
          <w:p w14:paraId="2CCDD06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w:t>
            </w:r>
          </w:p>
        </w:tc>
        <w:tc>
          <w:tcPr>
            <w:tcW w:w="1365" w:type="dxa"/>
            <w:tcBorders>
              <w:top w:val="single" w:sz="4" w:space="0" w:color="000000"/>
              <w:left w:val="nil"/>
              <w:bottom w:val="nil"/>
              <w:right w:val="nil"/>
            </w:tcBorders>
            <w:noWrap/>
            <w:vAlign w:val="bottom"/>
          </w:tcPr>
          <w:p w14:paraId="6EBFDE3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w:t>
            </w:r>
          </w:p>
        </w:tc>
        <w:tc>
          <w:tcPr>
            <w:tcW w:w="2100" w:type="dxa"/>
            <w:tcBorders>
              <w:top w:val="single" w:sz="4" w:space="0" w:color="000000"/>
              <w:left w:val="nil"/>
              <w:bottom w:val="nil"/>
              <w:right w:val="nil"/>
            </w:tcBorders>
            <w:noWrap/>
            <w:vAlign w:val="bottom"/>
          </w:tcPr>
          <w:p w14:paraId="51BDFBE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w:t>
            </w:r>
          </w:p>
        </w:tc>
      </w:tr>
      <w:tr w:rsidR="001C159B" w14:paraId="713804C9" w14:textId="77777777">
        <w:trPr>
          <w:trHeight w:val="280"/>
        </w:trPr>
        <w:tc>
          <w:tcPr>
            <w:tcW w:w="2040" w:type="dxa"/>
            <w:tcBorders>
              <w:top w:val="nil"/>
              <w:left w:val="nil"/>
              <w:bottom w:val="nil"/>
              <w:right w:val="nil"/>
            </w:tcBorders>
            <w:noWrap/>
            <w:vAlign w:val="bottom"/>
          </w:tcPr>
          <w:p w14:paraId="2A7182A0"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5FACED72"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coal_share_pctg</w:t>
            </w:r>
            <w:proofErr w:type="spellEnd"/>
          </w:p>
        </w:tc>
        <w:tc>
          <w:tcPr>
            <w:tcW w:w="1174" w:type="dxa"/>
            <w:tcBorders>
              <w:top w:val="nil"/>
              <w:left w:val="nil"/>
              <w:bottom w:val="nil"/>
              <w:right w:val="nil"/>
            </w:tcBorders>
            <w:noWrap/>
            <w:vAlign w:val="bottom"/>
          </w:tcPr>
          <w:p w14:paraId="081E120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ln_co2</w:t>
            </w:r>
          </w:p>
        </w:tc>
        <w:tc>
          <w:tcPr>
            <w:tcW w:w="1174" w:type="dxa"/>
            <w:tcBorders>
              <w:top w:val="nil"/>
              <w:left w:val="nil"/>
              <w:bottom w:val="nil"/>
              <w:right w:val="nil"/>
            </w:tcBorders>
            <w:noWrap/>
            <w:vAlign w:val="bottom"/>
          </w:tcPr>
          <w:p w14:paraId="04A69660"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gtfp_level</w:t>
            </w:r>
            <w:proofErr w:type="spellEnd"/>
          </w:p>
        </w:tc>
        <w:tc>
          <w:tcPr>
            <w:tcW w:w="1173" w:type="dxa"/>
            <w:tcBorders>
              <w:top w:val="nil"/>
              <w:left w:val="nil"/>
              <w:bottom w:val="nil"/>
              <w:right w:val="nil"/>
            </w:tcBorders>
            <w:noWrap/>
            <w:vAlign w:val="bottom"/>
          </w:tcPr>
          <w:p w14:paraId="05E38FB6"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gml_index</w:t>
            </w:r>
            <w:proofErr w:type="spellEnd"/>
          </w:p>
        </w:tc>
        <w:tc>
          <w:tcPr>
            <w:tcW w:w="1365" w:type="dxa"/>
            <w:tcBorders>
              <w:top w:val="nil"/>
              <w:left w:val="nil"/>
              <w:bottom w:val="nil"/>
              <w:right w:val="nil"/>
            </w:tcBorders>
            <w:noWrap/>
            <w:vAlign w:val="bottom"/>
          </w:tcPr>
          <w:p w14:paraId="060CDA6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3622D451"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industrial_wastewater</w:t>
            </w:r>
            <w:proofErr w:type="spellEnd"/>
          </w:p>
        </w:tc>
      </w:tr>
      <w:tr w:rsidR="001C159B" w14:paraId="041BE0D9" w14:textId="77777777">
        <w:trPr>
          <w:trHeight w:val="280"/>
        </w:trPr>
        <w:tc>
          <w:tcPr>
            <w:tcW w:w="2040" w:type="dxa"/>
            <w:tcBorders>
              <w:top w:val="single" w:sz="4" w:space="0" w:color="000000"/>
              <w:left w:val="nil"/>
              <w:bottom w:val="nil"/>
              <w:right w:val="nil"/>
            </w:tcBorders>
            <w:noWrap/>
            <w:vAlign w:val="bottom"/>
          </w:tcPr>
          <w:p w14:paraId="0D1C794D"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1866303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2353FB5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67DDA77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3" w:type="dxa"/>
            <w:tcBorders>
              <w:top w:val="single" w:sz="4" w:space="0" w:color="000000"/>
              <w:left w:val="nil"/>
              <w:bottom w:val="nil"/>
              <w:right w:val="nil"/>
            </w:tcBorders>
            <w:noWrap/>
            <w:vAlign w:val="bottom"/>
          </w:tcPr>
          <w:p w14:paraId="3D6DA9C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365" w:type="dxa"/>
            <w:tcBorders>
              <w:top w:val="single" w:sz="4" w:space="0" w:color="000000"/>
              <w:left w:val="nil"/>
              <w:bottom w:val="nil"/>
              <w:right w:val="nil"/>
            </w:tcBorders>
            <w:noWrap/>
            <w:vAlign w:val="bottom"/>
          </w:tcPr>
          <w:p w14:paraId="3316868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0233464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r>
      <w:tr w:rsidR="001C159B" w14:paraId="36D4E0BB" w14:textId="77777777">
        <w:trPr>
          <w:trHeight w:val="280"/>
        </w:trPr>
        <w:tc>
          <w:tcPr>
            <w:tcW w:w="2040" w:type="dxa"/>
            <w:tcBorders>
              <w:top w:val="nil"/>
              <w:left w:val="nil"/>
              <w:bottom w:val="nil"/>
              <w:right w:val="nil"/>
            </w:tcBorders>
            <w:noWrap/>
            <w:vAlign w:val="bottom"/>
          </w:tcPr>
          <w:p w14:paraId="3C8D8A26"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did</w:t>
            </w:r>
          </w:p>
        </w:tc>
        <w:tc>
          <w:tcPr>
            <w:tcW w:w="1580" w:type="dxa"/>
            <w:tcBorders>
              <w:top w:val="nil"/>
              <w:left w:val="nil"/>
              <w:bottom w:val="nil"/>
              <w:right w:val="nil"/>
            </w:tcBorders>
            <w:noWrap/>
            <w:vAlign w:val="bottom"/>
          </w:tcPr>
          <w:p w14:paraId="1CF9AFC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0.0585***</w:t>
            </w:r>
          </w:p>
        </w:tc>
        <w:tc>
          <w:tcPr>
            <w:tcW w:w="1174" w:type="dxa"/>
            <w:tcBorders>
              <w:top w:val="nil"/>
              <w:left w:val="nil"/>
              <w:bottom w:val="nil"/>
              <w:right w:val="nil"/>
            </w:tcBorders>
            <w:noWrap/>
            <w:vAlign w:val="bottom"/>
          </w:tcPr>
          <w:p w14:paraId="31DA64D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0.0578</w:t>
            </w:r>
          </w:p>
        </w:tc>
        <w:tc>
          <w:tcPr>
            <w:tcW w:w="1174" w:type="dxa"/>
            <w:tcBorders>
              <w:top w:val="nil"/>
              <w:left w:val="nil"/>
              <w:bottom w:val="nil"/>
              <w:right w:val="nil"/>
            </w:tcBorders>
            <w:noWrap/>
            <w:vAlign w:val="bottom"/>
          </w:tcPr>
          <w:p w14:paraId="225BD21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1.2601***</w:t>
            </w:r>
          </w:p>
        </w:tc>
        <w:tc>
          <w:tcPr>
            <w:tcW w:w="1173" w:type="dxa"/>
            <w:tcBorders>
              <w:top w:val="nil"/>
              <w:left w:val="nil"/>
              <w:bottom w:val="nil"/>
              <w:right w:val="nil"/>
            </w:tcBorders>
            <w:noWrap/>
            <w:vAlign w:val="bottom"/>
          </w:tcPr>
          <w:p w14:paraId="3796ABF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0.1861***</w:t>
            </w:r>
          </w:p>
        </w:tc>
        <w:tc>
          <w:tcPr>
            <w:tcW w:w="1365" w:type="dxa"/>
            <w:tcBorders>
              <w:top w:val="nil"/>
              <w:left w:val="nil"/>
              <w:bottom w:val="nil"/>
              <w:right w:val="nil"/>
            </w:tcBorders>
            <w:noWrap/>
            <w:vAlign w:val="bottom"/>
          </w:tcPr>
          <w:p w14:paraId="2A50221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-35.3251***</w:t>
            </w:r>
          </w:p>
        </w:tc>
        <w:tc>
          <w:tcPr>
            <w:tcW w:w="2100" w:type="dxa"/>
            <w:tcBorders>
              <w:top w:val="nil"/>
              <w:left w:val="nil"/>
              <w:bottom w:val="nil"/>
              <w:right w:val="nil"/>
            </w:tcBorders>
            <w:noWrap/>
            <w:vAlign w:val="bottom"/>
          </w:tcPr>
          <w:p w14:paraId="5F395DE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22,008.8152***</w:t>
            </w:r>
          </w:p>
        </w:tc>
      </w:tr>
      <w:tr w:rsidR="001C159B" w14:paraId="305DA8CC" w14:textId="77777777">
        <w:trPr>
          <w:trHeight w:val="280"/>
        </w:trPr>
        <w:tc>
          <w:tcPr>
            <w:tcW w:w="2040" w:type="dxa"/>
            <w:tcBorders>
              <w:top w:val="nil"/>
              <w:left w:val="nil"/>
              <w:bottom w:val="nil"/>
              <w:right w:val="nil"/>
            </w:tcBorders>
            <w:noWrap/>
            <w:vAlign w:val="bottom"/>
          </w:tcPr>
          <w:p w14:paraId="1FBE300A"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E45BBC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(0.0205)</w:t>
            </w:r>
          </w:p>
        </w:tc>
        <w:tc>
          <w:tcPr>
            <w:tcW w:w="1174" w:type="dxa"/>
            <w:tcBorders>
              <w:top w:val="nil"/>
              <w:left w:val="nil"/>
              <w:bottom w:val="nil"/>
              <w:right w:val="nil"/>
            </w:tcBorders>
            <w:noWrap/>
            <w:vAlign w:val="bottom"/>
          </w:tcPr>
          <w:p w14:paraId="3440F04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(0.0427)</w:t>
            </w:r>
          </w:p>
        </w:tc>
        <w:tc>
          <w:tcPr>
            <w:tcW w:w="1174" w:type="dxa"/>
            <w:tcBorders>
              <w:top w:val="nil"/>
              <w:left w:val="nil"/>
              <w:bottom w:val="nil"/>
              <w:right w:val="nil"/>
            </w:tcBorders>
            <w:noWrap/>
            <w:vAlign w:val="bottom"/>
          </w:tcPr>
          <w:p w14:paraId="3A4F5FE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(0.2172)</w:t>
            </w:r>
          </w:p>
        </w:tc>
        <w:tc>
          <w:tcPr>
            <w:tcW w:w="1173" w:type="dxa"/>
            <w:tcBorders>
              <w:top w:val="nil"/>
              <w:left w:val="nil"/>
              <w:bottom w:val="nil"/>
              <w:right w:val="nil"/>
            </w:tcBorders>
            <w:noWrap/>
            <w:vAlign w:val="bottom"/>
          </w:tcPr>
          <w:p w14:paraId="121E5DD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(0.0174)</w:t>
            </w:r>
          </w:p>
        </w:tc>
        <w:tc>
          <w:tcPr>
            <w:tcW w:w="1365" w:type="dxa"/>
            <w:tcBorders>
              <w:top w:val="nil"/>
              <w:left w:val="nil"/>
              <w:bottom w:val="nil"/>
              <w:right w:val="nil"/>
            </w:tcBorders>
            <w:noWrap/>
            <w:vAlign w:val="bottom"/>
          </w:tcPr>
          <w:p w14:paraId="320384F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(6.2098)</w:t>
            </w:r>
          </w:p>
        </w:tc>
        <w:tc>
          <w:tcPr>
            <w:tcW w:w="2100" w:type="dxa"/>
            <w:tcBorders>
              <w:top w:val="nil"/>
              <w:left w:val="nil"/>
              <w:bottom w:val="nil"/>
              <w:right w:val="nil"/>
            </w:tcBorders>
            <w:noWrap/>
            <w:vAlign w:val="bottom"/>
          </w:tcPr>
          <w:p w14:paraId="4C10822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(7,042.7022)</w:t>
            </w:r>
          </w:p>
        </w:tc>
      </w:tr>
      <w:tr w:rsidR="001C159B" w14:paraId="056EB109" w14:textId="77777777">
        <w:trPr>
          <w:trHeight w:val="280"/>
        </w:trPr>
        <w:tc>
          <w:tcPr>
            <w:tcW w:w="2040" w:type="dxa"/>
            <w:tcBorders>
              <w:top w:val="nil"/>
              <w:left w:val="nil"/>
              <w:bottom w:val="nil"/>
              <w:right w:val="nil"/>
            </w:tcBorders>
            <w:noWrap/>
            <w:vAlign w:val="bottom"/>
          </w:tcPr>
          <w:p w14:paraId="14216E68" w14:textId="77777777" w:rsidR="001C159B" w:rsidRDefault="00F72DFD">
            <w:pPr>
              <w:spacing w:after="0" w:line="264" w:lineRule="auto"/>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ddd</w:t>
            </w:r>
            <w:proofErr w:type="spellEnd"/>
          </w:p>
        </w:tc>
        <w:tc>
          <w:tcPr>
            <w:tcW w:w="1580" w:type="dxa"/>
            <w:tcBorders>
              <w:top w:val="nil"/>
              <w:left w:val="nil"/>
              <w:bottom w:val="nil"/>
              <w:right w:val="nil"/>
            </w:tcBorders>
            <w:noWrap/>
            <w:vAlign w:val="bottom"/>
          </w:tcPr>
          <w:p w14:paraId="61954C8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-0.0659***</w:t>
            </w:r>
          </w:p>
        </w:tc>
        <w:tc>
          <w:tcPr>
            <w:tcW w:w="1174" w:type="dxa"/>
            <w:tcBorders>
              <w:top w:val="nil"/>
              <w:left w:val="nil"/>
              <w:bottom w:val="nil"/>
              <w:right w:val="nil"/>
            </w:tcBorders>
            <w:noWrap/>
            <w:vAlign w:val="bottom"/>
          </w:tcPr>
          <w:p w14:paraId="37A561C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-0.0823***</w:t>
            </w:r>
          </w:p>
        </w:tc>
        <w:tc>
          <w:tcPr>
            <w:tcW w:w="1174" w:type="dxa"/>
            <w:tcBorders>
              <w:top w:val="nil"/>
              <w:left w:val="nil"/>
              <w:bottom w:val="nil"/>
              <w:right w:val="nil"/>
            </w:tcBorders>
            <w:noWrap/>
            <w:vAlign w:val="bottom"/>
          </w:tcPr>
          <w:p w14:paraId="5EA4285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-0.0917</w:t>
            </w:r>
          </w:p>
        </w:tc>
        <w:tc>
          <w:tcPr>
            <w:tcW w:w="1173" w:type="dxa"/>
            <w:tcBorders>
              <w:top w:val="nil"/>
              <w:left w:val="nil"/>
              <w:bottom w:val="nil"/>
              <w:right w:val="nil"/>
            </w:tcBorders>
            <w:noWrap/>
            <w:vAlign w:val="bottom"/>
          </w:tcPr>
          <w:p w14:paraId="5AAC7BC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-0.1095***</w:t>
            </w:r>
          </w:p>
        </w:tc>
        <w:tc>
          <w:tcPr>
            <w:tcW w:w="1365" w:type="dxa"/>
            <w:tcBorders>
              <w:top w:val="nil"/>
              <w:left w:val="nil"/>
              <w:bottom w:val="nil"/>
              <w:right w:val="nil"/>
            </w:tcBorders>
            <w:noWrap/>
            <w:vAlign w:val="bottom"/>
          </w:tcPr>
          <w:p w14:paraId="261569E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20.2417***</w:t>
            </w:r>
          </w:p>
        </w:tc>
        <w:tc>
          <w:tcPr>
            <w:tcW w:w="2100" w:type="dxa"/>
            <w:tcBorders>
              <w:top w:val="nil"/>
              <w:left w:val="nil"/>
              <w:bottom w:val="nil"/>
              <w:right w:val="nil"/>
            </w:tcBorders>
            <w:noWrap/>
            <w:vAlign w:val="bottom"/>
          </w:tcPr>
          <w:p w14:paraId="1E8C3F8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4,255.5801</w:t>
            </w:r>
          </w:p>
        </w:tc>
      </w:tr>
      <w:tr w:rsidR="001C159B" w14:paraId="487CB646" w14:textId="77777777">
        <w:trPr>
          <w:trHeight w:val="280"/>
        </w:trPr>
        <w:tc>
          <w:tcPr>
            <w:tcW w:w="2040" w:type="dxa"/>
            <w:tcBorders>
              <w:top w:val="nil"/>
              <w:left w:val="nil"/>
              <w:bottom w:val="nil"/>
              <w:right w:val="nil"/>
            </w:tcBorders>
            <w:noWrap/>
            <w:vAlign w:val="bottom"/>
          </w:tcPr>
          <w:p w14:paraId="028A4B37"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0E741F2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(0.0125)</w:t>
            </w:r>
          </w:p>
        </w:tc>
        <w:tc>
          <w:tcPr>
            <w:tcW w:w="1174" w:type="dxa"/>
            <w:tcBorders>
              <w:top w:val="nil"/>
              <w:left w:val="nil"/>
              <w:bottom w:val="nil"/>
              <w:right w:val="nil"/>
            </w:tcBorders>
            <w:noWrap/>
            <w:vAlign w:val="bottom"/>
          </w:tcPr>
          <w:p w14:paraId="17DBC8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(0.0276)</w:t>
            </w:r>
          </w:p>
        </w:tc>
        <w:tc>
          <w:tcPr>
            <w:tcW w:w="1174" w:type="dxa"/>
            <w:tcBorders>
              <w:top w:val="nil"/>
              <w:left w:val="nil"/>
              <w:bottom w:val="nil"/>
              <w:right w:val="nil"/>
            </w:tcBorders>
            <w:noWrap/>
            <w:vAlign w:val="bottom"/>
          </w:tcPr>
          <w:p w14:paraId="659683F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(0.1766)</w:t>
            </w:r>
          </w:p>
        </w:tc>
        <w:tc>
          <w:tcPr>
            <w:tcW w:w="1173" w:type="dxa"/>
            <w:tcBorders>
              <w:top w:val="nil"/>
              <w:left w:val="nil"/>
              <w:bottom w:val="nil"/>
              <w:right w:val="nil"/>
            </w:tcBorders>
            <w:noWrap/>
            <w:vAlign w:val="bottom"/>
          </w:tcPr>
          <w:p w14:paraId="5A52AF5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(0.0163)</w:t>
            </w:r>
          </w:p>
        </w:tc>
        <w:tc>
          <w:tcPr>
            <w:tcW w:w="1365" w:type="dxa"/>
            <w:tcBorders>
              <w:top w:val="nil"/>
              <w:left w:val="nil"/>
              <w:bottom w:val="nil"/>
              <w:right w:val="nil"/>
            </w:tcBorders>
            <w:noWrap/>
            <w:vAlign w:val="bottom"/>
          </w:tcPr>
          <w:p w14:paraId="311D976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(5.0397)</w:t>
            </w:r>
          </w:p>
        </w:tc>
        <w:tc>
          <w:tcPr>
            <w:tcW w:w="2100" w:type="dxa"/>
            <w:tcBorders>
              <w:top w:val="nil"/>
              <w:left w:val="nil"/>
              <w:bottom w:val="nil"/>
              <w:right w:val="nil"/>
            </w:tcBorders>
            <w:noWrap/>
            <w:vAlign w:val="bottom"/>
          </w:tcPr>
          <w:p w14:paraId="57468C2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(4,446.7100)</w:t>
            </w:r>
          </w:p>
        </w:tc>
      </w:tr>
      <w:tr w:rsidR="001C159B" w14:paraId="737E5333" w14:textId="77777777">
        <w:trPr>
          <w:trHeight w:val="280"/>
        </w:trPr>
        <w:tc>
          <w:tcPr>
            <w:tcW w:w="2040" w:type="dxa"/>
            <w:tcBorders>
              <w:top w:val="nil"/>
              <w:left w:val="nil"/>
              <w:bottom w:val="nil"/>
              <w:right w:val="nil"/>
            </w:tcBorders>
            <w:noWrap/>
            <w:vAlign w:val="bottom"/>
          </w:tcPr>
          <w:p w14:paraId="7369750B"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Constant</w:t>
            </w:r>
          </w:p>
        </w:tc>
        <w:tc>
          <w:tcPr>
            <w:tcW w:w="1580" w:type="dxa"/>
            <w:tcBorders>
              <w:top w:val="nil"/>
              <w:left w:val="nil"/>
              <w:bottom w:val="nil"/>
              <w:right w:val="nil"/>
            </w:tcBorders>
            <w:noWrap/>
            <w:vAlign w:val="bottom"/>
          </w:tcPr>
          <w:p w14:paraId="2FBC0A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1.0063</w:t>
            </w:r>
          </w:p>
        </w:tc>
        <w:tc>
          <w:tcPr>
            <w:tcW w:w="1174" w:type="dxa"/>
            <w:tcBorders>
              <w:top w:val="nil"/>
              <w:left w:val="nil"/>
              <w:bottom w:val="nil"/>
              <w:right w:val="nil"/>
            </w:tcBorders>
            <w:noWrap/>
            <w:vAlign w:val="bottom"/>
          </w:tcPr>
          <w:p w14:paraId="5BDD537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17.7566***</w:t>
            </w:r>
          </w:p>
        </w:tc>
        <w:tc>
          <w:tcPr>
            <w:tcW w:w="1174" w:type="dxa"/>
            <w:tcBorders>
              <w:top w:val="nil"/>
              <w:left w:val="nil"/>
              <w:bottom w:val="nil"/>
              <w:right w:val="nil"/>
            </w:tcBorders>
            <w:noWrap/>
            <w:vAlign w:val="bottom"/>
          </w:tcPr>
          <w:p w14:paraId="54D75D3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-23.9053***</w:t>
            </w:r>
          </w:p>
        </w:tc>
        <w:tc>
          <w:tcPr>
            <w:tcW w:w="1173" w:type="dxa"/>
            <w:tcBorders>
              <w:top w:val="nil"/>
              <w:left w:val="nil"/>
              <w:bottom w:val="nil"/>
              <w:right w:val="nil"/>
            </w:tcBorders>
            <w:noWrap/>
            <w:vAlign w:val="bottom"/>
          </w:tcPr>
          <w:p w14:paraId="651FB2D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-0.1028</w:t>
            </w:r>
          </w:p>
        </w:tc>
        <w:tc>
          <w:tcPr>
            <w:tcW w:w="1365" w:type="dxa"/>
            <w:tcBorders>
              <w:top w:val="nil"/>
              <w:left w:val="nil"/>
              <w:bottom w:val="nil"/>
              <w:right w:val="nil"/>
            </w:tcBorders>
            <w:noWrap/>
            <w:vAlign w:val="bottom"/>
          </w:tcPr>
          <w:p w14:paraId="0C1BB95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-302.8565</w:t>
            </w:r>
          </w:p>
        </w:tc>
        <w:tc>
          <w:tcPr>
            <w:tcW w:w="2100" w:type="dxa"/>
            <w:tcBorders>
              <w:top w:val="nil"/>
              <w:left w:val="nil"/>
              <w:bottom w:val="nil"/>
              <w:right w:val="nil"/>
            </w:tcBorders>
            <w:noWrap/>
            <w:vAlign w:val="bottom"/>
          </w:tcPr>
          <w:p w14:paraId="1EA322E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-357517.6210**</w:t>
            </w:r>
          </w:p>
        </w:tc>
      </w:tr>
      <w:tr w:rsidR="001C159B" w14:paraId="16F3D2D7" w14:textId="77777777">
        <w:trPr>
          <w:trHeight w:val="280"/>
        </w:trPr>
        <w:tc>
          <w:tcPr>
            <w:tcW w:w="2040" w:type="dxa"/>
            <w:tcBorders>
              <w:top w:val="nil"/>
              <w:left w:val="nil"/>
              <w:bottom w:val="nil"/>
              <w:right w:val="nil"/>
            </w:tcBorders>
            <w:noWrap/>
            <w:vAlign w:val="bottom"/>
          </w:tcPr>
          <w:p w14:paraId="504ACB94"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6070D6F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(0.7112)</w:t>
            </w:r>
          </w:p>
        </w:tc>
        <w:tc>
          <w:tcPr>
            <w:tcW w:w="1174" w:type="dxa"/>
            <w:tcBorders>
              <w:top w:val="nil"/>
              <w:left w:val="nil"/>
              <w:bottom w:val="nil"/>
              <w:right w:val="nil"/>
            </w:tcBorders>
            <w:noWrap/>
            <w:vAlign w:val="bottom"/>
          </w:tcPr>
          <w:p w14:paraId="63F29DC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(0.6765)</w:t>
            </w:r>
          </w:p>
        </w:tc>
        <w:tc>
          <w:tcPr>
            <w:tcW w:w="1174" w:type="dxa"/>
            <w:tcBorders>
              <w:top w:val="nil"/>
              <w:left w:val="nil"/>
              <w:bottom w:val="nil"/>
              <w:right w:val="nil"/>
            </w:tcBorders>
            <w:noWrap/>
            <w:vAlign w:val="bottom"/>
          </w:tcPr>
          <w:p w14:paraId="6D9C17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(5.4226)</w:t>
            </w:r>
          </w:p>
        </w:tc>
        <w:tc>
          <w:tcPr>
            <w:tcW w:w="1173" w:type="dxa"/>
            <w:tcBorders>
              <w:top w:val="nil"/>
              <w:left w:val="nil"/>
              <w:bottom w:val="nil"/>
              <w:right w:val="nil"/>
            </w:tcBorders>
            <w:noWrap/>
            <w:vAlign w:val="bottom"/>
          </w:tcPr>
          <w:p w14:paraId="184780D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(0.6988)</w:t>
            </w:r>
          </w:p>
        </w:tc>
        <w:tc>
          <w:tcPr>
            <w:tcW w:w="1365" w:type="dxa"/>
            <w:tcBorders>
              <w:top w:val="nil"/>
              <w:left w:val="nil"/>
              <w:bottom w:val="nil"/>
              <w:right w:val="nil"/>
            </w:tcBorders>
            <w:noWrap/>
            <w:vAlign w:val="bottom"/>
          </w:tcPr>
          <w:p w14:paraId="0A2636D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(187.5740)</w:t>
            </w:r>
          </w:p>
        </w:tc>
        <w:tc>
          <w:tcPr>
            <w:tcW w:w="2100" w:type="dxa"/>
            <w:tcBorders>
              <w:top w:val="nil"/>
              <w:left w:val="nil"/>
              <w:bottom w:val="nil"/>
              <w:right w:val="nil"/>
            </w:tcBorders>
            <w:noWrap/>
            <w:vAlign w:val="bottom"/>
          </w:tcPr>
          <w:p w14:paraId="77125FD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(152,605.1876)</w:t>
            </w:r>
          </w:p>
        </w:tc>
      </w:tr>
      <w:tr w:rsidR="001C159B" w14:paraId="5FD6C29F" w14:textId="77777777">
        <w:trPr>
          <w:trHeight w:val="280"/>
        </w:trPr>
        <w:tc>
          <w:tcPr>
            <w:tcW w:w="2040" w:type="dxa"/>
            <w:tcBorders>
              <w:top w:val="nil"/>
              <w:left w:val="nil"/>
              <w:bottom w:val="nil"/>
              <w:right w:val="nil"/>
            </w:tcBorders>
            <w:noWrap/>
            <w:vAlign w:val="bottom"/>
          </w:tcPr>
          <w:p w14:paraId="22EC2ED7"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9CDB270"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434365B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0BA17D4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3" w:type="dxa"/>
            <w:tcBorders>
              <w:top w:val="nil"/>
              <w:left w:val="nil"/>
              <w:bottom w:val="nil"/>
              <w:right w:val="nil"/>
            </w:tcBorders>
            <w:noWrap/>
            <w:vAlign w:val="bottom"/>
          </w:tcPr>
          <w:p w14:paraId="4D4F4922"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365" w:type="dxa"/>
            <w:tcBorders>
              <w:top w:val="nil"/>
              <w:left w:val="nil"/>
              <w:bottom w:val="nil"/>
              <w:right w:val="nil"/>
            </w:tcBorders>
            <w:noWrap/>
            <w:vAlign w:val="bottom"/>
          </w:tcPr>
          <w:p w14:paraId="75B5765D"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4D8AC5E5"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r>
      <w:tr w:rsidR="001C159B" w14:paraId="1CC12ADF" w14:textId="77777777">
        <w:trPr>
          <w:trHeight w:val="280"/>
        </w:trPr>
        <w:tc>
          <w:tcPr>
            <w:tcW w:w="2040" w:type="dxa"/>
            <w:tcBorders>
              <w:top w:val="nil"/>
              <w:left w:val="nil"/>
              <w:bottom w:val="nil"/>
              <w:right w:val="nil"/>
            </w:tcBorders>
            <w:noWrap/>
            <w:vAlign w:val="bottom"/>
          </w:tcPr>
          <w:p w14:paraId="4CF54532"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786C7D8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480</w:t>
            </w:r>
          </w:p>
        </w:tc>
        <w:tc>
          <w:tcPr>
            <w:tcW w:w="1174" w:type="dxa"/>
            <w:tcBorders>
              <w:top w:val="nil"/>
              <w:left w:val="nil"/>
              <w:bottom w:val="nil"/>
              <w:right w:val="nil"/>
            </w:tcBorders>
            <w:noWrap/>
            <w:vAlign w:val="bottom"/>
          </w:tcPr>
          <w:p w14:paraId="7518B99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527</w:t>
            </w:r>
          </w:p>
        </w:tc>
        <w:tc>
          <w:tcPr>
            <w:tcW w:w="1174" w:type="dxa"/>
            <w:tcBorders>
              <w:top w:val="nil"/>
              <w:left w:val="nil"/>
              <w:bottom w:val="nil"/>
              <w:right w:val="nil"/>
            </w:tcBorders>
            <w:noWrap/>
            <w:vAlign w:val="bottom"/>
          </w:tcPr>
          <w:p w14:paraId="509511B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173" w:type="dxa"/>
            <w:tcBorders>
              <w:top w:val="nil"/>
              <w:left w:val="nil"/>
              <w:bottom w:val="nil"/>
              <w:right w:val="nil"/>
            </w:tcBorders>
            <w:noWrap/>
            <w:vAlign w:val="bottom"/>
          </w:tcPr>
          <w:p w14:paraId="01D4E84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365" w:type="dxa"/>
            <w:tcBorders>
              <w:top w:val="nil"/>
              <w:left w:val="nil"/>
              <w:bottom w:val="nil"/>
              <w:right w:val="nil"/>
            </w:tcBorders>
            <w:noWrap/>
            <w:vAlign w:val="bottom"/>
          </w:tcPr>
          <w:p w14:paraId="5FDED27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023DED3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r>
      <w:tr w:rsidR="001C159B" w14:paraId="299EEAB5" w14:textId="77777777">
        <w:trPr>
          <w:trHeight w:val="280"/>
        </w:trPr>
        <w:tc>
          <w:tcPr>
            <w:tcW w:w="2040" w:type="dxa"/>
            <w:tcBorders>
              <w:top w:val="nil"/>
              <w:left w:val="nil"/>
              <w:bottom w:val="nil"/>
              <w:right w:val="nil"/>
            </w:tcBorders>
            <w:noWrap/>
            <w:vAlign w:val="bottom"/>
          </w:tcPr>
          <w:p w14:paraId="39967E16"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5D6FF10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0.9344</w:t>
            </w:r>
          </w:p>
        </w:tc>
        <w:tc>
          <w:tcPr>
            <w:tcW w:w="1174" w:type="dxa"/>
            <w:tcBorders>
              <w:top w:val="nil"/>
              <w:left w:val="nil"/>
              <w:bottom w:val="nil"/>
              <w:right w:val="nil"/>
            </w:tcBorders>
            <w:noWrap/>
            <w:vAlign w:val="bottom"/>
          </w:tcPr>
          <w:p w14:paraId="2A7D73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0.9925</w:t>
            </w:r>
          </w:p>
        </w:tc>
        <w:tc>
          <w:tcPr>
            <w:tcW w:w="1174" w:type="dxa"/>
            <w:tcBorders>
              <w:top w:val="nil"/>
              <w:left w:val="nil"/>
              <w:bottom w:val="nil"/>
              <w:right w:val="nil"/>
            </w:tcBorders>
            <w:noWrap/>
            <w:vAlign w:val="bottom"/>
          </w:tcPr>
          <w:p w14:paraId="29B6829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0.7418</w:t>
            </w:r>
          </w:p>
        </w:tc>
        <w:tc>
          <w:tcPr>
            <w:tcW w:w="1173" w:type="dxa"/>
            <w:tcBorders>
              <w:top w:val="nil"/>
              <w:left w:val="nil"/>
              <w:bottom w:val="nil"/>
              <w:right w:val="nil"/>
            </w:tcBorders>
            <w:noWrap/>
            <w:vAlign w:val="bottom"/>
          </w:tcPr>
          <w:p w14:paraId="59BBDCC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0.2651</w:t>
            </w:r>
          </w:p>
        </w:tc>
        <w:tc>
          <w:tcPr>
            <w:tcW w:w="1365" w:type="dxa"/>
            <w:tcBorders>
              <w:top w:val="nil"/>
              <w:left w:val="nil"/>
              <w:bottom w:val="nil"/>
              <w:right w:val="nil"/>
            </w:tcBorders>
            <w:noWrap/>
            <w:vAlign w:val="bottom"/>
          </w:tcPr>
          <w:p w14:paraId="171097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0.8757</w:t>
            </w:r>
          </w:p>
        </w:tc>
        <w:tc>
          <w:tcPr>
            <w:tcW w:w="2100" w:type="dxa"/>
            <w:tcBorders>
              <w:top w:val="nil"/>
              <w:left w:val="nil"/>
              <w:bottom w:val="nil"/>
              <w:right w:val="nil"/>
            </w:tcBorders>
            <w:noWrap/>
            <w:vAlign w:val="bottom"/>
          </w:tcPr>
          <w:p w14:paraId="727FBDB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0.9108</w:t>
            </w:r>
          </w:p>
        </w:tc>
      </w:tr>
      <w:tr w:rsidR="001C159B" w14:paraId="640543EC" w14:textId="77777777">
        <w:trPr>
          <w:trHeight w:val="280"/>
        </w:trPr>
        <w:tc>
          <w:tcPr>
            <w:tcW w:w="2040" w:type="dxa"/>
            <w:tcBorders>
              <w:top w:val="nil"/>
              <w:left w:val="nil"/>
              <w:bottom w:val="nil"/>
              <w:right w:val="nil"/>
            </w:tcBorders>
            <w:noWrap/>
            <w:vAlign w:val="bottom"/>
          </w:tcPr>
          <w:p w14:paraId="509EDCB9"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79867D2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377CE44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4D4DD21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3" w:type="dxa"/>
            <w:tcBorders>
              <w:top w:val="nil"/>
              <w:left w:val="nil"/>
              <w:bottom w:val="nil"/>
              <w:right w:val="nil"/>
            </w:tcBorders>
            <w:noWrap/>
            <w:vAlign w:val="bottom"/>
          </w:tcPr>
          <w:p w14:paraId="3D8221A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365" w:type="dxa"/>
            <w:tcBorders>
              <w:top w:val="nil"/>
              <w:left w:val="nil"/>
              <w:bottom w:val="nil"/>
              <w:right w:val="nil"/>
            </w:tcBorders>
            <w:noWrap/>
            <w:vAlign w:val="bottom"/>
          </w:tcPr>
          <w:p w14:paraId="44513D2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7BA42AA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r>
      <w:tr w:rsidR="001C159B" w14:paraId="247D2EF0" w14:textId="77777777">
        <w:trPr>
          <w:trHeight w:val="280"/>
        </w:trPr>
        <w:tc>
          <w:tcPr>
            <w:tcW w:w="2040" w:type="dxa"/>
            <w:tcBorders>
              <w:top w:val="nil"/>
              <w:left w:val="nil"/>
              <w:bottom w:val="nil"/>
              <w:right w:val="nil"/>
            </w:tcBorders>
            <w:noWrap/>
            <w:vAlign w:val="bottom"/>
          </w:tcPr>
          <w:p w14:paraId="390BAD4B"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1003FA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039C9C7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2A2B4F9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5A99C6F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58740E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776623E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6EA6CADD" w14:textId="77777777">
        <w:trPr>
          <w:trHeight w:val="280"/>
        </w:trPr>
        <w:tc>
          <w:tcPr>
            <w:tcW w:w="2040" w:type="dxa"/>
            <w:tcBorders>
              <w:top w:val="nil"/>
              <w:left w:val="nil"/>
              <w:bottom w:val="nil"/>
              <w:right w:val="nil"/>
            </w:tcBorders>
            <w:noWrap/>
            <w:vAlign w:val="bottom"/>
          </w:tcPr>
          <w:p w14:paraId="717E8021"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1D06751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1BC7AE9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568143D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3813CA3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6A42AF7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B53887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65E14E81" w14:textId="77777777">
        <w:trPr>
          <w:trHeight w:val="280"/>
        </w:trPr>
        <w:tc>
          <w:tcPr>
            <w:tcW w:w="2040" w:type="dxa"/>
            <w:tcBorders>
              <w:top w:val="nil"/>
              <w:left w:val="nil"/>
              <w:bottom w:val="single" w:sz="4" w:space="0" w:color="000000"/>
              <w:right w:val="nil"/>
            </w:tcBorders>
            <w:noWrap/>
            <w:vAlign w:val="bottom"/>
          </w:tcPr>
          <w:p w14:paraId="0FC182BD"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0DC14948"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4" w:type="dxa"/>
            <w:tcBorders>
              <w:top w:val="nil"/>
              <w:left w:val="nil"/>
              <w:bottom w:val="single" w:sz="4" w:space="0" w:color="000000"/>
              <w:right w:val="nil"/>
            </w:tcBorders>
            <w:noWrap/>
            <w:vAlign w:val="bottom"/>
          </w:tcPr>
          <w:p w14:paraId="4B25009C"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4" w:type="dxa"/>
            <w:tcBorders>
              <w:top w:val="nil"/>
              <w:left w:val="nil"/>
              <w:bottom w:val="single" w:sz="4" w:space="0" w:color="000000"/>
              <w:right w:val="nil"/>
            </w:tcBorders>
            <w:noWrap/>
            <w:vAlign w:val="bottom"/>
          </w:tcPr>
          <w:p w14:paraId="65953603"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3" w:type="dxa"/>
            <w:tcBorders>
              <w:top w:val="nil"/>
              <w:left w:val="nil"/>
              <w:bottom w:val="single" w:sz="4" w:space="0" w:color="000000"/>
              <w:right w:val="nil"/>
            </w:tcBorders>
            <w:noWrap/>
            <w:vAlign w:val="bottom"/>
          </w:tcPr>
          <w:p w14:paraId="28460D06"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365" w:type="dxa"/>
            <w:tcBorders>
              <w:top w:val="nil"/>
              <w:left w:val="nil"/>
              <w:bottom w:val="single" w:sz="4" w:space="0" w:color="000000"/>
              <w:right w:val="nil"/>
            </w:tcBorders>
            <w:noWrap/>
            <w:vAlign w:val="bottom"/>
          </w:tcPr>
          <w:p w14:paraId="226E634B"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2100" w:type="dxa"/>
            <w:tcBorders>
              <w:top w:val="nil"/>
              <w:left w:val="nil"/>
              <w:bottom w:val="single" w:sz="4" w:space="0" w:color="000000"/>
              <w:right w:val="nil"/>
            </w:tcBorders>
            <w:noWrap/>
            <w:vAlign w:val="bottom"/>
          </w:tcPr>
          <w:p w14:paraId="7FE3EBFD"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r>
    </w:tbl>
    <w:p w14:paraId="0F8DA5F9"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482505A4"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五、进一步讨论</w:t>
      </w:r>
    </w:p>
    <w:p w14:paraId="4F5649A8" w14:textId="719484EA"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综合基准回归、平行趋势检验、晋蒙异质性分析和三重差分扩展可以发现，</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年《绿色信贷指引》对煤炭主产区的影响</w:t>
      </w:r>
      <w:del w:id="196" w:author="娄满榆 [2]" w:date="2026-03-20T10:00:00Z" w16du:dateUtc="2026-03-20T02:00:00Z">
        <w:r w:rsidDel="006C297C">
          <w:rPr>
            <w:rFonts w:ascii="Times New Roman" w:eastAsia="宋体" w:hAnsi="Times New Roman" w:hint="eastAsia"/>
            <w:sz w:val="21"/>
            <w:szCs w:val="21"/>
            <w:lang w:eastAsia="zh-CN"/>
          </w:rPr>
          <w:delText>更</w:delText>
        </w:r>
        <w:r w:rsidDel="006C297C">
          <w:rPr>
            <w:rFonts w:ascii="Times New Roman" w:eastAsia="宋体" w:hAnsi="Times New Roman"/>
            <w:sz w:val="21"/>
            <w:szCs w:val="21"/>
            <w:lang w:eastAsia="zh-CN"/>
          </w:rPr>
          <w:delText>像</w:delText>
        </w:r>
      </w:del>
      <w:r>
        <w:rPr>
          <w:rFonts w:ascii="Times New Roman" w:eastAsia="宋体" w:hAnsi="Times New Roman"/>
          <w:sz w:val="21"/>
          <w:szCs w:val="21"/>
          <w:lang w:eastAsia="zh-CN"/>
        </w:rPr>
        <w:t>是一个渐进而分层的过程</w:t>
      </w:r>
      <w:ins w:id="197" w:author="娄满榆 [2]" w:date="2026-03-20T10:00:00Z" w16du:dateUtc="2026-03-20T02:00:00Z">
        <w:r w:rsidR="006C297C">
          <w:rPr>
            <w:rFonts w:ascii="Times New Roman" w:eastAsia="宋体" w:hAnsi="Times New Roman" w:hint="eastAsia"/>
            <w:sz w:val="21"/>
            <w:szCs w:val="21"/>
            <w:lang w:eastAsia="zh-CN"/>
          </w:rPr>
          <w:t>。</w:t>
        </w:r>
      </w:ins>
      <w:del w:id="198" w:author="娄满榆 [2]" w:date="2026-03-20T10:00:00Z" w16du:dateUtc="2026-03-20T02:00:00Z">
        <w:r w:rsidDel="006C297C">
          <w:rPr>
            <w:rFonts w:ascii="Times New Roman" w:eastAsia="宋体" w:hAnsi="Times New Roman"/>
            <w:sz w:val="21"/>
            <w:szCs w:val="21"/>
            <w:lang w:eastAsia="zh-CN"/>
          </w:rPr>
          <w:delText>，而不是一次性、全维度同步展开的结构性重塑。</w:delText>
        </w:r>
      </w:del>
      <w:r>
        <w:rPr>
          <w:rFonts w:ascii="Times New Roman" w:eastAsia="宋体" w:hAnsi="Times New Roman"/>
          <w:sz w:val="21"/>
          <w:szCs w:val="21"/>
          <w:lang w:eastAsia="zh-CN"/>
        </w:rPr>
        <w:t>对山西和内蒙古而言，最先被识别出来的是绿色效率提升和部分污染物治理效果，而不是能源结构和碳排放指标上的即时逆转。这种结果</w:t>
      </w:r>
      <w:del w:id="199" w:author="娄满榆 [2]" w:date="2026-03-20T10:04:00Z" w16du:dateUtc="2026-03-20T02:04:00Z">
        <w:r w:rsidDel="00CA6A44">
          <w:rPr>
            <w:rFonts w:ascii="Times New Roman" w:eastAsia="宋体" w:hAnsi="Times New Roman"/>
            <w:sz w:val="21"/>
            <w:szCs w:val="21"/>
            <w:lang w:eastAsia="zh-CN"/>
          </w:rPr>
          <w:delText>并不意味着绿色信贷缺乏实质作用，恰恰相反，它</w:delText>
        </w:r>
      </w:del>
      <w:r>
        <w:rPr>
          <w:rFonts w:ascii="Times New Roman" w:eastAsia="宋体" w:hAnsi="Times New Roman"/>
          <w:sz w:val="21"/>
          <w:szCs w:val="21"/>
          <w:lang w:eastAsia="zh-CN"/>
        </w:rPr>
        <w:t>提示</w:t>
      </w:r>
      <w:del w:id="200" w:author="娄满榆 [2]" w:date="2026-03-20T10:04:00Z" w16du:dateUtc="2026-03-20T02:04:00Z">
        <w:r w:rsidDel="00CA6A44">
          <w:rPr>
            <w:rFonts w:ascii="Times New Roman" w:eastAsia="宋体" w:hAnsi="Times New Roman"/>
            <w:sz w:val="21"/>
            <w:szCs w:val="21"/>
            <w:lang w:eastAsia="zh-CN"/>
          </w:rPr>
          <w:delText>我们，</w:delText>
        </w:r>
      </w:del>
      <w:r>
        <w:rPr>
          <w:rFonts w:ascii="Times New Roman" w:eastAsia="宋体" w:hAnsi="Times New Roman"/>
          <w:sz w:val="21"/>
          <w:szCs w:val="21"/>
          <w:lang w:eastAsia="zh-CN"/>
        </w:rPr>
        <w:t>高碳地区的低碳转型往往首先发生在资金配置方式、生产组织效率和污染治理约束层面，随后才可能逐步传导至更深层次的能源替代和产业重组。</w:t>
      </w:r>
    </w:p>
    <w:p w14:paraId="3C548D25" w14:textId="3E617488"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这一发现也有助于重新理解绿色信贷与转型金融之间的关系。从经验结果看，</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年绿色信贷政策并没有直接把煤炭主产区迅速推向</w:t>
      </w:r>
      <w:ins w:id="201" w:author="娄满榆 [2]" w:date="2026-03-20T10:04:00Z" w16du:dateUtc="2026-03-20T02:04:00Z">
        <w:r w:rsidR="006061DD">
          <w:rPr>
            <w:rFonts w:ascii="Times New Roman" w:eastAsia="宋体" w:hAnsi="Times New Roman" w:hint="eastAsia"/>
            <w:sz w:val="21"/>
            <w:szCs w:val="21"/>
            <w:lang w:eastAsia="zh-CN"/>
          </w:rPr>
          <w:t>“</w:t>
        </w:r>
      </w:ins>
      <w:del w:id="202" w:author="娄满榆 [2]" w:date="2026-03-20T10:04:00Z" w16du:dateUtc="2026-03-20T02:04:00Z">
        <w:r w:rsidDel="006061DD">
          <w:rPr>
            <w:rFonts w:ascii="Times New Roman" w:eastAsia="宋体" w:hAnsi="Times New Roman"/>
            <w:sz w:val="21"/>
            <w:szCs w:val="21"/>
            <w:lang w:eastAsia="zh-CN"/>
          </w:rPr>
          <w:delText>“</w:delText>
        </w:r>
      </w:del>
      <w:r>
        <w:rPr>
          <w:rFonts w:ascii="Times New Roman" w:eastAsia="宋体" w:hAnsi="Times New Roman"/>
          <w:sz w:val="21"/>
          <w:szCs w:val="21"/>
          <w:lang w:eastAsia="zh-CN"/>
        </w:rPr>
        <w:t>去煤化</w:t>
      </w:r>
      <w:ins w:id="203" w:author="娄满榆 [2]" w:date="2026-03-20T10:04:00Z" w16du:dateUtc="2026-03-20T02:04:00Z">
        <w:r w:rsidR="006061DD">
          <w:rPr>
            <w:rFonts w:ascii="Times New Roman" w:eastAsia="宋体" w:hAnsi="Times New Roman" w:hint="eastAsia"/>
            <w:sz w:val="21"/>
            <w:szCs w:val="21"/>
            <w:lang w:eastAsia="zh-CN"/>
          </w:rPr>
          <w:t>”</w:t>
        </w:r>
      </w:ins>
      <w:del w:id="204" w:author="娄满榆 [2]" w:date="2026-03-20T10:04:00Z" w16du:dateUtc="2026-03-20T02:04:00Z">
        <w:r w:rsidDel="006061DD">
          <w:rPr>
            <w:rFonts w:ascii="Times New Roman" w:eastAsia="宋体" w:hAnsi="Times New Roman"/>
            <w:sz w:val="21"/>
            <w:szCs w:val="21"/>
            <w:lang w:eastAsia="zh-CN"/>
          </w:rPr>
          <w:delText>”</w:delText>
        </w:r>
      </w:del>
      <w:r>
        <w:rPr>
          <w:rFonts w:ascii="Times New Roman" w:eastAsia="宋体" w:hAnsi="Times New Roman"/>
          <w:sz w:val="21"/>
          <w:szCs w:val="21"/>
          <w:lang w:eastAsia="zh-CN"/>
        </w:rPr>
        <w:t>，但它通过改变融资环境和强化环境约束，</w:t>
      </w:r>
      <w:ins w:id="205" w:author="娄满榆 [2]" w:date="2026-03-20T10:05:00Z" w16du:dateUtc="2026-03-20T02:05:00Z">
        <w:r w:rsidR="00792DAE">
          <w:rPr>
            <w:rFonts w:ascii="Times New Roman" w:eastAsia="宋体" w:hAnsi="Times New Roman" w:hint="eastAsia"/>
            <w:sz w:val="21"/>
            <w:szCs w:val="21"/>
            <w:lang w:eastAsia="zh-CN"/>
          </w:rPr>
          <w:t>在一定程度上</w:t>
        </w:r>
      </w:ins>
      <w:del w:id="206" w:author="娄满榆 [2]" w:date="2026-03-20T10:05:00Z" w16du:dateUtc="2026-03-20T02:05:00Z">
        <w:r w:rsidDel="00792DAE">
          <w:rPr>
            <w:rFonts w:ascii="Times New Roman" w:eastAsia="宋体" w:hAnsi="Times New Roman"/>
            <w:sz w:val="21"/>
            <w:szCs w:val="21"/>
            <w:lang w:eastAsia="zh-CN"/>
          </w:rPr>
          <w:delText>确实</w:delText>
        </w:r>
      </w:del>
      <w:r>
        <w:rPr>
          <w:rFonts w:ascii="Times New Roman" w:eastAsia="宋体" w:hAnsi="Times New Roman"/>
          <w:sz w:val="21"/>
          <w:szCs w:val="21"/>
          <w:lang w:eastAsia="zh-CN"/>
        </w:rPr>
        <w:t>对高碳地区的绿色效率改善产生了持续影响。也就是说，绿色信贷并非只是面向纯绿色部门的工具，它同样可能在高碳行业和资源型地区内部发挥</w:t>
      </w:r>
      <w:ins w:id="207" w:author="娄满榆 [2]" w:date="2026-03-20T10:05:00Z" w16du:dateUtc="2026-03-20T02:05:00Z">
        <w:r w:rsidR="00792DAE">
          <w:rPr>
            <w:rFonts w:ascii="Times New Roman" w:eastAsia="宋体" w:hAnsi="Times New Roman" w:hint="eastAsia"/>
            <w:sz w:val="21"/>
            <w:szCs w:val="21"/>
            <w:lang w:eastAsia="zh-CN"/>
          </w:rPr>
          <w:t>“</w:t>
        </w:r>
      </w:ins>
      <w:del w:id="208" w:author="娄满榆 [2]" w:date="2026-03-20T10:05:00Z" w16du:dateUtc="2026-03-20T02:05:00Z">
        <w:r w:rsidDel="00792DAE">
          <w:rPr>
            <w:rFonts w:ascii="Times New Roman" w:eastAsia="宋体" w:hAnsi="Times New Roman"/>
            <w:sz w:val="21"/>
            <w:szCs w:val="21"/>
            <w:lang w:eastAsia="zh-CN"/>
          </w:rPr>
          <w:delText>“</w:delText>
        </w:r>
      </w:del>
      <w:r>
        <w:rPr>
          <w:rFonts w:ascii="Times New Roman" w:eastAsia="宋体" w:hAnsi="Times New Roman"/>
          <w:sz w:val="21"/>
          <w:szCs w:val="21"/>
          <w:lang w:eastAsia="zh-CN"/>
        </w:rPr>
        <w:t>先约束、再筛选、再</w:t>
      </w:r>
      <w:r>
        <w:rPr>
          <w:rFonts w:ascii="Times New Roman" w:eastAsia="宋体" w:hAnsi="Times New Roman"/>
          <w:sz w:val="21"/>
          <w:szCs w:val="21"/>
          <w:lang w:eastAsia="zh-CN"/>
        </w:rPr>
        <w:lastRenderedPageBreak/>
        <w:t>重构</w:t>
      </w:r>
      <w:ins w:id="209" w:author="娄满榆 [2]" w:date="2026-03-20T10:05:00Z" w16du:dateUtc="2026-03-20T02:05:00Z">
        <w:r w:rsidR="00792DAE">
          <w:rPr>
            <w:rFonts w:ascii="Times New Roman" w:eastAsia="宋体" w:hAnsi="Times New Roman" w:hint="eastAsia"/>
            <w:sz w:val="21"/>
            <w:szCs w:val="21"/>
            <w:lang w:eastAsia="zh-CN"/>
          </w:rPr>
          <w:t>”</w:t>
        </w:r>
      </w:ins>
      <w:del w:id="210" w:author="娄满榆 [2]" w:date="2026-03-20T10:05:00Z" w16du:dateUtc="2026-03-20T02:05:00Z">
        <w:r w:rsidDel="00792DAE">
          <w:rPr>
            <w:rFonts w:ascii="Times New Roman" w:eastAsia="宋体" w:hAnsi="Times New Roman"/>
            <w:sz w:val="21"/>
            <w:szCs w:val="21"/>
            <w:lang w:eastAsia="zh-CN"/>
          </w:rPr>
          <w:delText>”</w:delText>
        </w:r>
      </w:del>
      <w:r>
        <w:rPr>
          <w:rFonts w:ascii="Times New Roman" w:eastAsia="宋体" w:hAnsi="Times New Roman"/>
          <w:sz w:val="21"/>
          <w:szCs w:val="21"/>
          <w:lang w:eastAsia="zh-CN"/>
        </w:rPr>
        <w:t>的转型导向功能。区别只在于，这种功能更多体现为分阶段、分地区和分路径的差异化推进。</w:t>
      </w:r>
    </w:p>
    <w:p w14:paraId="12B7997D"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六、结论与政策启示</w:t>
      </w:r>
    </w:p>
    <w:p w14:paraId="28880A1B"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本文以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年《绿色信贷指引》为制度冲击点，基于</w:t>
      </w:r>
      <w:r>
        <w:rPr>
          <w:rFonts w:ascii="Times New Roman" w:eastAsia="宋体" w:hAnsi="Times New Roman"/>
          <w:sz w:val="21"/>
          <w:szCs w:val="21"/>
          <w:lang w:eastAsia="zh-CN"/>
        </w:rPr>
        <w:t>2000</w:t>
      </w:r>
      <w:r>
        <w:rPr>
          <w:rFonts w:ascii="Times New Roman" w:eastAsia="宋体" w:hAnsi="Times New Roman"/>
          <w:sz w:val="21"/>
          <w:szCs w:val="21"/>
          <w:lang w:eastAsia="zh-CN"/>
        </w:rPr>
        <w:t>年至</w:t>
      </w:r>
      <w:r>
        <w:rPr>
          <w:rFonts w:ascii="Times New Roman" w:eastAsia="宋体" w:hAnsi="Times New Roman"/>
          <w:sz w:val="21"/>
          <w:szCs w:val="21"/>
          <w:lang w:eastAsia="zh-CN"/>
        </w:rPr>
        <w:t>2023</w:t>
      </w:r>
      <w:r>
        <w:rPr>
          <w:rFonts w:ascii="Times New Roman" w:eastAsia="宋体" w:hAnsi="Times New Roman"/>
          <w:sz w:val="21"/>
          <w:szCs w:val="21"/>
          <w:lang w:eastAsia="zh-CN"/>
        </w:rPr>
        <w:t>年省际面板数据，考察了绿色信贷政策对晋蒙等煤炭主产区低碳转型的影响。研究发现，绿色信贷政策显著提升了处理地区的绿色全要素生产率水平和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并在一定程度上降低了工业二氧化硫排放，说明其在绿色效率改善和污染治理方面具有较明确的促进作用。与此同时，煤炭占比和二氧化碳排放并未表现出稳健的显著改善，表明在资源依赖较深、产业惯性较强的地区，结构性转型通常慢于效率型转型。</w:t>
      </w:r>
    </w:p>
    <w:p w14:paraId="05F88268"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进一步的异质性分析表明，山西与内蒙古在同一政策冲击下表现出不同的响应方式。山西的政策效应主要体现为存量体系内部的效率优化，内蒙古则表现出更强的后发改善特征。三重差分结果进一步说明，政策前效率较低的处理地区在政策实施后往往具有更大的边际改善空间。这意味着，绿色信贷政策的有效性并不只取决于约束是否足够严格，更取决于其是否与地区既有产业结构、资源禀赋和转型阶段形成匹配。</w:t>
      </w:r>
    </w:p>
    <w:p w14:paraId="29AF8608" w14:textId="588DADEB"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基于上述结论，本文认为</w:t>
      </w:r>
      <w:ins w:id="211" w:author="娄满榆" w:date="2026-03-20T00:18:00Z">
        <w:r w:rsidR="00C26C83">
          <w:rPr>
            <w:rFonts w:ascii="Times New Roman" w:eastAsia="宋体" w:hAnsi="Times New Roman" w:hint="eastAsia"/>
            <w:sz w:val="21"/>
            <w:szCs w:val="21"/>
            <w:lang w:eastAsia="zh-CN"/>
          </w:rPr>
          <w:t>：第一，</w:t>
        </w:r>
      </w:ins>
      <w:del w:id="212" w:author="娄满榆" w:date="2026-03-20T00:18:00Z">
        <w:r w:rsidDel="00C26C83">
          <w:rPr>
            <w:rFonts w:ascii="Times New Roman" w:eastAsia="宋体" w:hAnsi="Times New Roman"/>
            <w:sz w:val="21"/>
            <w:szCs w:val="21"/>
            <w:lang w:eastAsia="zh-CN"/>
          </w:rPr>
          <w:delText>，</w:delText>
        </w:r>
        <w:r w:rsidDel="00C26C83">
          <w:rPr>
            <w:rFonts w:ascii="Times New Roman" w:eastAsia="宋体" w:hAnsi="Times New Roman" w:hint="eastAsia"/>
            <w:sz w:val="21"/>
            <w:szCs w:val="21"/>
            <w:lang w:eastAsia="zh-CN"/>
          </w:rPr>
          <w:delText>而</w:delText>
        </w:r>
      </w:del>
      <w:r>
        <w:rPr>
          <w:rFonts w:ascii="Times New Roman" w:eastAsia="宋体" w:hAnsi="Times New Roman" w:hint="eastAsia"/>
          <w:sz w:val="21"/>
          <w:szCs w:val="21"/>
          <w:lang w:eastAsia="zh-CN"/>
        </w:rPr>
        <w:t>应在保持总体约束方向一致的基础上，增强政策工具在地区层面的适配性，根据不同地区的产业结构、效率基础和转型阶段优化信贷配置与考核方式。第二，对于传统高碳产业链耦合度较高的地区，绿色信贷政策应更加注重支持节能改造、清洁生产、设备更新和工艺升级，引导金融资源优先服务于既有产业体系内部的效率提升和污染治理，而非将政策目标简单等同于对高碳行业的全面压缩。第三，对于新能源扩张潜力较强、能源替代空间较大的地区，应进一步强化绿色信贷与新能源投资、绿电消纳、储能建设及相关配套基础设施之间的联动机制，提升绿色金融服务结构性转型的能力，使其在效率改善之外更有效地向能源替代和产业重构传导</w:t>
      </w:r>
      <w:ins w:id="213" w:author="娄满榆" w:date="2026-03-20T00:19:00Z">
        <w:r w:rsidR="00C26C83">
          <w:rPr>
            <w:rFonts w:ascii="Times New Roman" w:eastAsia="宋体" w:hAnsi="Times New Roman" w:hint="eastAsia"/>
            <w:sz w:val="21"/>
            <w:szCs w:val="21"/>
            <w:lang w:eastAsia="zh-CN"/>
          </w:rPr>
          <w:t>。</w:t>
        </w:r>
      </w:ins>
      <w:del w:id="214" w:author="娄满榆" w:date="2026-03-20T00:19:00Z">
        <w:r w:rsidDel="00C26C83">
          <w:rPr>
            <w:rFonts w:ascii="Times New Roman" w:eastAsia="宋体" w:hAnsi="Times New Roman" w:hint="eastAsia"/>
            <w:sz w:val="21"/>
            <w:szCs w:val="21"/>
            <w:lang w:eastAsia="zh-CN"/>
          </w:rPr>
          <w:delText>/</w:delText>
        </w:r>
      </w:del>
    </w:p>
    <w:p w14:paraId="4DB5A7DD"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当然，本文仍存在一定局限。由于数据层级主要为省级层面，本文尚无法直接识别煤炭企业内部融资结构、技术改造和研发活动的微观调整过程；同时，部分结构性指标未能通过平行趋势检验，也提示相关结论应保持谨慎。最后，分省异</w:t>
      </w:r>
      <w:r>
        <w:rPr>
          <w:rFonts w:ascii="Times New Roman" w:eastAsia="宋体" w:hAnsi="Times New Roman" w:hint="eastAsia"/>
          <w:sz w:val="21"/>
          <w:szCs w:val="21"/>
          <w:lang w:eastAsia="zh-CN"/>
        </w:rPr>
        <w:t>质性分析虽然揭示了山西与内蒙古在政策响应强度上的差异，但尚不足以进一步识别这种差异在金融供给行为、产业组织方式和地方治理约束中的具体来源。</w:t>
      </w:r>
    </w:p>
    <w:p w14:paraId="4CF5A3A6" w14:textId="77777777" w:rsidR="001C159B" w:rsidRDefault="00F72DFD">
      <w:pPr>
        <w:spacing w:after="0" w:line="360" w:lineRule="auto"/>
        <w:ind w:firstLine="420"/>
        <w:jc w:val="both"/>
        <w:rPr>
          <w:rFonts w:ascii="Times New Roman" w:eastAsia="黑体" w:hAnsi="Times New Roman"/>
          <w:b/>
          <w:sz w:val="28"/>
          <w:lang w:eastAsia="zh-CN"/>
        </w:rPr>
      </w:pPr>
      <w:r>
        <w:rPr>
          <w:rFonts w:ascii="Times New Roman" w:eastAsia="宋体" w:hAnsi="Times New Roman"/>
          <w:sz w:val="21"/>
          <w:szCs w:val="21"/>
          <w:lang w:eastAsia="zh-CN"/>
        </w:rPr>
        <w:t>未来研究可在两个</w:t>
      </w:r>
      <w:r>
        <w:rPr>
          <w:rFonts w:ascii="Times New Roman" w:eastAsia="宋体" w:hAnsi="Times New Roman" w:hint="eastAsia"/>
          <w:sz w:val="21"/>
          <w:szCs w:val="21"/>
          <w:lang w:eastAsia="zh-CN"/>
        </w:rPr>
        <w:t>层面进一步展开。其一，可结合企业层面数据、银行信贷数据或行业层面的能源投入产出信息，进一步考察绿色信贷政策在山西和内蒙古的微观传导机制，重点识别绿色信贷究竟更多通过融资约束、技术改造、绿色投资抑或是退出高污染产能等渠道发挥作用。</w:t>
      </w:r>
      <w:r>
        <w:rPr>
          <w:rFonts w:ascii="Times New Roman" w:eastAsia="宋体" w:hAnsi="Times New Roman"/>
          <w:sz w:val="21"/>
          <w:szCs w:val="21"/>
          <w:lang w:eastAsia="zh-CN"/>
        </w:rPr>
        <w:lastRenderedPageBreak/>
        <w:t>其二，可</w:t>
      </w:r>
      <w:r>
        <w:rPr>
          <w:rFonts w:ascii="Times New Roman" w:eastAsia="宋体" w:hAnsi="Times New Roman" w:hint="eastAsia"/>
          <w:sz w:val="21"/>
          <w:szCs w:val="21"/>
          <w:lang w:eastAsia="zh-CN"/>
        </w:rPr>
        <w:t>围绕山西与内蒙古分别构建更具针对性的比较框架，进一步检验两地绿色信贷政策效果差异是否与国有企业比重、煤电煤化工产业链耦合程度、新能源装机扩张速度、地方财政资源依赖以及环保治理强度等因素有关，从而更清楚地解释同一绿</w:t>
      </w:r>
      <w:r>
        <w:rPr>
          <w:rFonts w:ascii="Times New Roman" w:eastAsia="宋体" w:hAnsi="Times New Roman"/>
          <w:sz w:val="21"/>
          <w:szCs w:val="21"/>
          <w:lang w:eastAsia="zh-CN"/>
        </w:rPr>
        <w:t>色金融政策在不同煤炭主</w:t>
      </w:r>
      <w:r>
        <w:rPr>
          <w:rFonts w:ascii="Times New Roman" w:eastAsia="宋体" w:hAnsi="Times New Roman" w:hint="eastAsia"/>
          <w:sz w:val="21"/>
          <w:szCs w:val="21"/>
          <w:lang w:eastAsia="zh-CN"/>
        </w:rPr>
        <w:t>产区为何会呈现出不同的实际效果。若未来能够在更细致的地区</w:t>
      </w:r>
      <w:r>
        <w:rPr>
          <w:rFonts w:ascii="Times New Roman" w:eastAsia="宋体" w:hAnsi="Times New Roman"/>
          <w:sz w:val="21"/>
          <w:szCs w:val="21"/>
          <w:lang w:eastAsia="zh-CN"/>
        </w:rPr>
        <w:t>-</w:t>
      </w:r>
      <w:r>
        <w:rPr>
          <w:rFonts w:ascii="Times New Roman" w:eastAsia="宋体" w:hAnsi="Times New Roman"/>
          <w:sz w:val="21"/>
          <w:szCs w:val="21"/>
          <w:lang w:eastAsia="zh-CN"/>
        </w:rPr>
        <w:t>行</w:t>
      </w:r>
      <w:r>
        <w:rPr>
          <w:rFonts w:ascii="Times New Roman" w:eastAsia="宋体" w:hAnsi="Times New Roman" w:hint="eastAsia"/>
          <w:sz w:val="21"/>
          <w:szCs w:val="21"/>
          <w:lang w:eastAsia="zh-CN"/>
        </w:rPr>
        <w:t>业</w:t>
      </w:r>
      <w:r>
        <w:rPr>
          <w:rFonts w:ascii="Times New Roman" w:eastAsia="宋体" w:hAnsi="Times New Roman"/>
          <w:sz w:val="21"/>
          <w:szCs w:val="21"/>
          <w:lang w:eastAsia="zh-CN"/>
        </w:rPr>
        <w:t>-</w:t>
      </w:r>
      <w:r>
        <w:rPr>
          <w:rFonts w:ascii="Times New Roman" w:eastAsia="宋体" w:hAnsi="Times New Roman"/>
          <w:sz w:val="21"/>
          <w:szCs w:val="21"/>
          <w:lang w:eastAsia="zh-CN"/>
        </w:rPr>
        <w:t>企</w:t>
      </w:r>
      <w:r>
        <w:rPr>
          <w:rFonts w:ascii="Times New Roman" w:eastAsia="宋体" w:hAnsi="Times New Roman" w:hint="eastAsia"/>
          <w:sz w:val="21"/>
          <w:szCs w:val="21"/>
          <w:lang w:eastAsia="zh-CN"/>
        </w:rPr>
        <w:t>业层级上展开追踪，并引入更长期的动态识别策略，关于绿色信贷对煤炭主产区低碳转型的机制解释和政策含义将</w:t>
      </w:r>
      <w:r>
        <w:rPr>
          <w:rFonts w:ascii="Times New Roman" w:eastAsia="宋体" w:hAnsi="Times New Roman"/>
          <w:sz w:val="21"/>
          <w:szCs w:val="21"/>
          <w:lang w:eastAsia="zh-CN"/>
        </w:rPr>
        <w:t>更加充分。</w:t>
      </w:r>
      <w:r>
        <w:rPr>
          <w:rFonts w:ascii="Times New Roman" w:eastAsia="宋体" w:hAnsi="Times New Roman"/>
          <w:sz w:val="21"/>
          <w:szCs w:val="21"/>
          <w:lang w:eastAsia="zh-CN"/>
        </w:rPr>
        <w:br w:type="page"/>
      </w:r>
    </w:p>
    <w:p w14:paraId="0693F365" w14:textId="77777777" w:rsidR="001C159B" w:rsidRDefault="00F72DFD">
      <w:pPr>
        <w:spacing w:before="240" w:after="120" w:line="360" w:lineRule="auto"/>
      </w:pPr>
      <w:proofErr w:type="spellStart"/>
      <w:r>
        <w:rPr>
          <w:rFonts w:ascii="Times New Roman" w:eastAsia="黑体" w:hAnsi="Times New Roman"/>
          <w:b/>
          <w:sz w:val="28"/>
        </w:rPr>
        <w:lastRenderedPageBreak/>
        <w:t>参考文献</w:t>
      </w:r>
      <w:proofErr w:type="spellEnd"/>
    </w:p>
    <w:p w14:paraId="74ED263B"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国家能源局：《中国传统能源主产地实现绿色转型新跨越》，</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1</w:t>
      </w:r>
      <w:r>
        <w:rPr>
          <w:rFonts w:ascii="Times New Roman" w:eastAsia="宋体" w:hAnsi="Times New Roman"/>
          <w:sz w:val="21"/>
          <w:szCs w:val="21"/>
          <w:lang w:eastAsia="zh-CN"/>
        </w:rPr>
        <w:t>月</w:t>
      </w:r>
      <w:r>
        <w:rPr>
          <w:rFonts w:ascii="Times New Roman" w:eastAsia="宋体" w:hAnsi="Times New Roman"/>
          <w:sz w:val="21"/>
          <w:szCs w:val="21"/>
          <w:lang w:eastAsia="zh-CN"/>
        </w:rPr>
        <w:t>24</w:t>
      </w:r>
      <w:r>
        <w:rPr>
          <w:rFonts w:ascii="Times New Roman" w:eastAsia="宋体" w:hAnsi="Times New Roman"/>
          <w:sz w:val="21"/>
          <w:szCs w:val="21"/>
          <w:lang w:eastAsia="zh-CN"/>
        </w:rPr>
        <w:t>日。</w:t>
      </w:r>
    </w:p>
    <w:p w14:paraId="48E09CA5"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国家统计局：《中华人民共和国</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2</w:t>
      </w:r>
      <w:r>
        <w:rPr>
          <w:rFonts w:ascii="Times New Roman" w:eastAsia="宋体" w:hAnsi="Times New Roman"/>
          <w:sz w:val="21"/>
          <w:szCs w:val="21"/>
          <w:lang w:eastAsia="zh-CN"/>
        </w:rPr>
        <w:t>月</w:t>
      </w:r>
      <w:r>
        <w:rPr>
          <w:rFonts w:ascii="Times New Roman" w:eastAsia="宋体" w:hAnsi="Times New Roman"/>
          <w:sz w:val="21"/>
          <w:szCs w:val="21"/>
          <w:lang w:eastAsia="zh-CN"/>
        </w:rPr>
        <w:t>28</w:t>
      </w:r>
      <w:r>
        <w:rPr>
          <w:rFonts w:ascii="Times New Roman" w:eastAsia="宋体" w:hAnsi="Times New Roman"/>
          <w:sz w:val="21"/>
          <w:szCs w:val="21"/>
          <w:lang w:eastAsia="zh-CN"/>
        </w:rPr>
        <w:t>日。</w:t>
      </w:r>
    </w:p>
    <w:p w14:paraId="6BE63F7A"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李慧、佟孟华、张国建：《绿色金融改革创新试验区的碳减排效应</w:t>
      </w:r>
      <w:r>
        <w:rPr>
          <w:rFonts w:ascii="Times New Roman" w:eastAsia="宋体" w:hAnsi="Times New Roman"/>
          <w:sz w:val="21"/>
          <w:szCs w:val="21"/>
          <w:lang w:eastAsia="zh-CN"/>
        </w:rPr>
        <w:t>——</w:t>
      </w:r>
      <w:r>
        <w:rPr>
          <w:rFonts w:ascii="Times New Roman" w:eastAsia="宋体" w:hAnsi="Times New Roman"/>
          <w:sz w:val="21"/>
          <w:szCs w:val="21"/>
          <w:lang w:eastAsia="zh-CN"/>
        </w:rPr>
        <w:t>基于空间溢出效应与城市异质性的视角》，《统计研究》，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9</w:t>
      </w:r>
      <w:r>
        <w:rPr>
          <w:rFonts w:ascii="Times New Roman" w:eastAsia="宋体" w:hAnsi="Times New Roman"/>
          <w:sz w:val="21"/>
          <w:szCs w:val="21"/>
          <w:lang w:eastAsia="zh-CN"/>
        </w:rPr>
        <w:t>期。</w:t>
      </w:r>
    </w:p>
    <w:p w14:paraId="7B1E2DD8"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联合国开发计划署，</w:t>
      </w:r>
      <w:r>
        <w:rPr>
          <w:rFonts w:ascii="Times New Roman" w:eastAsia="宋体" w:hAnsi="Times New Roman"/>
          <w:sz w:val="21"/>
          <w:szCs w:val="21"/>
          <w:lang w:eastAsia="zh-CN"/>
        </w:rPr>
        <w:t>2023</w:t>
      </w:r>
      <w:r>
        <w:rPr>
          <w:rFonts w:ascii="Times New Roman" w:eastAsia="宋体" w:hAnsi="Times New Roman"/>
          <w:sz w:val="21"/>
          <w:szCs w:val="21"/>
          <w:lang w:eastAsia="zh-CN"/>
        </w:rPr>
        <w:t>：《走向公正转型的未来：中国绿色转型对就业的影响》。</w:t>
      </w:r>
    </w:p>
    <w:p w14:paraId="4FD1A17E"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刘锦华、王修华、严露：《绿色金融试点政策能否倒逼污染企业绿色创新？</w:t>
      </w:r>
      <w:r>
        <w:rPr>
          <w:rFonts w:ascii="Times New Roman" w:eastAsia="宋体" w:hAnsi="Times New Roman"/>
          <w:sz w:val="21"/>
          <w:szCs w:val="21"/>
          <w:lang w:eastAsia="zh-CN"/>
        </w:rPr>
        <w:t>——</w:t>
      </w:r>
      <w:r>
        <w:rPr>
          <w:rFonts w:ascii="Times New Roman" w:eastAsia="宋体" w:hAnsi="Times New Roman"/>
          <w:sz w:val="21"/>
          <w:szCs w:val="21"/>
          <w:lang w:eastAsia="zh-CN"/>
        </w:rPr>
        <w:t>基于绿色金融改革创新试验区的经验证据》，《统计研究》，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12</w:t>
      </w:r>
      <w:r>
        <w:rPr>
          <w:rFonts w:ascii="Times New Roman" w:eastAsia="宋体" w:hAnsi="Times New Roman"/>
          <w:sz w:val="21"/>
          <w:szCs w:val="21"/>
          <w:lang w:eastAsia="zh-CN"/>
        </w:rPr>
        <w:t>期。</w:t>
      </w:r>
    </w:p>
    <w:p w14:paraId="382D3983"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山西省统计局、国家统计局山西调查总队：《山西省</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3</w:t>
      </w:r>
      <w:r>
        <w:rPr>
          <w:rFonts w:ascii="Times New Roman" w:eastAsia="宋体" w:hAnsi="Times New Roman"/>
          <w:sz w:val="21"/>
          <w:szCs w:val="21"/>
          <w:lang w:eastAsia="zh-CN"/>
        </w:rPr>
        <w:t>月</w:t>
      </w:r>
      <w:r>
        <w:rPr>
          <w:rFonts w:ascii="Times New Roman" w:eastAsia="宋体" w:hAnsi="Times New Roman"/>
          <w:sz w:val="21"/>
          <w:szCs w:val="21"/>
          <w:lang w:eastAsia="zh-CN"/>
        </w:rPr>
        <w:t>27</w:t>
      </w:r>
      <w:r>
        <w:rPr>
          <w:rFonts w:ascii="Times New Roman" w:eastAsia="宋体" w:hAnsi="Times New Roman"/>
          <w:sz w:val="21"/>
          <w:szCs w:val="21"/>
          <w:lang w:eastAsia="zh-CN"/>
        </w:rPr>
        <w:t>日。</w:t>
      </w:r>
    </w:p>
    <w:p w14:paraId="3A042F28"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施晓燕、史代敏：《绿色金融：破解</w:t>
      </w:r>
      <w:r>
        <w:rPr>
          <w:rFonts w:ascii="Times New Roman" w:eastAsia="宋体" w:hAnsi="Times New Roman"/>
          <w:sz w:val="21"/>
          <w:szCs w:val="21"/>
          <w:lang w:eastAsia="zh-CN"/>
        </w:rPr>
        <w:t>“</w:t>
      </w:r>
      <w:r>
        <w:rPr>
          <w:rFonts w:ascii="Times New Roman" w:eastAsia="宋体" w:hAnsi="Times New Roman"/>
          <w:sz w:val="21"/>
          <w:szCs w:val="21"/>
          <w:lang w:eastAsia="zh-CN"/>
        </w:rPr>
        <w:t>碳诅咒</w:t>
      </w:r>
      <w:r>
        <w:rPr>
          <w:rFonts w:ascii="Times New Roman" w:eastAsia="宋体" w:hAnsi="Times New Roman"/>
          <w:sz w:val="21"/>
          <w:szCs w:val="21"/>
          <w:lang w:eastAsia="zh-CN"/>
        </w:rPr>
        <w:t>”</w:t>
      </w:r>
      <w:r>
        <w:rPr>
          <w:rFonts w:ascii="Times New Roman" w:eastAsia="宋体" w:hAnsi="Times New Roman"/>
          <w:sz w:val="21"/>
          <w:szCs w:val="21"/>
          <w:lang w:eastAsia="zh-CN"/>
        </w:rPr>
        <w:t>困境的有效策略》，《统计研究》，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1</w:t>
      </w:r>
      <w:r>
        <w:rPr>
          <w:rFonts w:ascii="Times New Roman" w:eastAsia="宋体" w:hAnsi="Times New Roman"/>
          <w:sz w:val="21"/>
          <w:szCs w:val="21"/>
          <w:lang w:eastAsia="zh-CN"/>
        </w:rPr>
        <w:t>期。</w:t>
      </w:r>
    </w:p>
    <w:p w14:paraId="4D91DFD5"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王信等，</w:t>
      </w:r>
      <w:r>
        <w:rPr>
          <w:rFonts w:ascii="Times New Roman" w:eastAsia="宋体" w:hAnsi="Times New Roman"/>
          <w:sz w:val="21"/>
          <w:szCs w:val="21"/>
          <w:lang w:eastAsia="zh-CN"/>
        </w:rPr>
        <w:t>2024</w:t>
      </w:r>
      <w:r>
        <w:rPr>
          <w:rFonts w:ascii="Times New Roman" w:eastAsia="宋体" w:hAnsi="Times New Roman"/>
          <w:sz w:val="21"/>
          <w:szCs w:val="21"/>
          <w:lang w:eastAsia="zh-CN"/>
        </w:rPr>
        <w:t>：《中国转型金融发展研究》，中国金融四十人论坛。</w:t>
      </w:r>
    </w:p>
    <w:p w14:paraId="7044C119"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中国人民银行，财政部，发展改革委，环境保护部，银监会，证监会，保监会，</w:t>
      </w:r>
      <w:r>
        <w:rPr>
          <w:rFonts w:ascii="Times New Roman" w:eastAsia="宋体" w:hAnsi="Times New Roman"/>
          <w:sz w:val="21"/>
          <w:szCs w:val="21"/>
          <w:lang w:eastAsia="zh-CN"/>
        </w:rPr>
        <w:t>2016</w:t>
      </w:r>
      <w:r>
        <w:rPr>
          <w:rFonts w:ascii="Times New Roman" w:eastAsia="宋体" w:hAnsi="Times New Roman"/>
          <w:sz w:val="21"/>
          <w:szCs w:val="21"/>
          <w:lang w:eastAsia="zh-CN"/>
        </w:rPr>
        <w:t>：《关于构建绿色金融体系的指导意见》。</w:t>
      </w:r>
    </w:p>
    <w:p w14:paraId="18B0CA4E"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中国银行业监督管理委员会：《中国银监会关于印发〈绿色信贷指引〉的通知（银监发〔</w:t>
      </w:r>
      <w:r>
        <w:rPr>
          <w:rFonts w:ascii="Times New Roman" w:eastAsia="宋体" w:hAnsi="Times New Roman"/>
          <w:sz w:val="21"/>
          <w:szCs w:val="21"/>
          <w:lang w:eastAsia="zh-CN"/>
        </w:rPr>
        <w:t>2012</w:t>
      </w:r>
      <w:r>
        <w:rPr>
          <w:rFonts w:ascii="Times New Roman" w:eastAsia="宋体" w:hAnsi="Times New Roman"/>
          <w:sz w:val="21"/>
          <w:szCs w:val="21"/>
          <w:lang w:eastAsia="zh-CN"/>
        </w:rPr>
        <w:t>〕</w:t>
      </w:r>
      <w:r>
        <w:rPr>
          <w:rFonts w:ascii="Times New Roman" w:eastAsia="宋体" w:hAnsi="Times New Roman"/>
          <w:sz w:val="21"/>
          <w:szCs w:val="21"/>
          <w:lang w:eastAsia="zh-CN"/>
        </w:rPr>
        <w:t>4</w:t>
      </w:r>
      <w:r>
        <w:rPr>
          <w:rFonts w:ascii="Times New Roman" w:eastAsia="宋体" w:hAnsi="Times New Roman"/>
          <w:sz w:val="21"/>
          <w:szCs w:val="21"/>
          <w:lang w:eastAsia="zh-CN"/>
        </w:rPr>
        <w:t>号）》，</w:t>
      </w:r>
      <w:r>
        <w:rPr>
          <w:rFonts w:ascii="Times New Roman" w:eastAsia="宋体" w:hAnsi="Times New Roman"/>
          <w:sz w:val="21"/>
          <w:szCs w:val="21"/>
          <w:lang w:eastAsia="zh-CN"/>
        </w:rPr>
        <w:t>2012</w:t>
      </w:r>
      <w:r>
        <w:rPr>
          <w:rFonts w:ascii="Times New Roman" w:eastAsia="宋体" w:hAnsi="Times New Roman"/>
          <w:sz w:val="21"/>
          <w:szCs w:val="21"/>
          <w:lang w:eastAsia="zh-CN"/>
        </w:rPr>
        <w:t>年</w:t>
      </w:r>
      <w:r>
        <w:rPr>
          <w:rFonts w:ascii="Times New Roman" w:eastAsia="宋体" w:hAnsi="Times New Roman"/>
          <w:sz w:val="21"/>
          <w:szCs w:val="21"/>
          <w:lang w:eastAsia="zh-CN"/>
        </w:rPr>
        <w:t>2</w:t>
      </w:r>
      <w:r>
        <w:rPr>
          <w:rFonts w:ascii="Times New Roman" w:eastAsia="宋体" w:hAnsi="Times New Roman"/>
          <w:sz w:val="21"/>
          <w:szCs w:val="21"/>
          <w:lang w:eastAsia="zh-CN"/>
        </w:rPr>
        <w:t>月</w:t>
      </w:r>
      <w:r>
        <w:rPr>
          <w:rFonts w:ascii="Times New Roman" w:eastAsia="宋体" w:hAnsi="Times New Roman"/>
          <w:sz w:val="21"/>
          <w:szCs w:val="21"/>
          <w:lang w:eastAsia="zh-CN"/>
        </w:rPr>
        <w:t>24</w:t>
      </w:r>
      <w:r>
        <w:rPr>
          <w:rFonts w:ascii="Times New Roman" w:eastAsia="宋体" w:hAnsi="Times New Roman"/>
          <w:sz w:val="21"/>
          <w:szCs w:val="21"/>
          <w:lang w:eastAsia="zh-CN"/>
        </w:rPr>
        <w:t>日。</w:t>
      </w:r>
    </w:p>
    <w:p w14:paraId="514DCD4E" w14:textId="77777777" w:rsidR="001C159B" w:rsidRPr="00602622" w:rsidRDefault="00F72DFD">
      <w:pPr>
        <w:numPr>
          <w:ilvl w:val="0"/>
          <w:numId w:val="7"/>
        </w:numPr>
        <w:wordWrap w:val="0"/>
        <w:spacing w:line="360" w:lineRule="auto"/>
        <w:ind w:hanging="420"/>
        <w:jc w:val="both"/>
        <w:rPr>
          <w:rFonts w:ascii="Times New Roman" w:hAnsi="Times New Roman" w:cs="Times New Roman"/>
          <w:sz w:val="21"/>
          <w:szCs w:val="21"/>
          <w:lang w:eastAsia="zh-CN"/>
          <w:rPrChange w:id="215" w:author="娄满榆 [2]" w:date="2026-03-20T10:13:00Z" w16du:dateUtc="2026-03-20T02:13:00Z">
            <w:rPr>
              <w:sz w:val="21"/>
              <w:szCs w:val="21"/>
              <w:lang w:eastAsia="zh-CN"/>
            </w:rPr>
          </w:rPrChange>
        </w:rPr>
      </w:pPr>
      <w:r w:rsidRPr="00602622">
        <w:rPr>
          <w:rFonts w:ascii="Times New Roman" w:eastAsia="宋体" w:hAnsi="Times New Roman" w:cs="Times New Roman"/>
          <w:sz w:val="21"/>
          <w:szCs w:val="21"/>
        </w:rPr>
        <w:t>Huang, Z., Gao, N., Jia, M., 2023. Green credit and its obstacles: Evidence from China’s green credit guidelines. Journal of Corporate Finance, 82: 102441. </w:t>
      </w:r>
    </w:p>
    <w:p w14:paraId="30CA014E" w14:textId="27A61733" w:rsidR="001C159B" w:rsidRPr="00602622" w:rsidRDefault="00F72DFD">
      <w:pPr>
        <w:numPr>
          <w:ilvl w:val="0"/>
          <w:numId w:val="7"/>
        </w:numPr>
        <w:wordWrap w:val="0"/>
        <w:spacing w:line="360" w:lineRule="auto"/>
        <w:ind w:hanging="420"/>
        <w:jc w:val="both"/>
        <w:rPr>
          <w:rFonts w:ascii="Times New Roman" w:hAnsi="Times New Roman" w:cs="Times New Roman"/>
          <w:sz w:val="21"/>
          <w:szCs w:val="21"/>
          <w:rPrChange w:id="216" w:author="娄满榆 [2]" w:date="2026-03-20T10:13:00Z" w16du:dateUtc="2026-03-20T02:13:00Z">
            <w:rPr>
              <w:sz w:val="21"/>
              <w:szCs w:val="21"/>
            </w:rPr>
          </w:rPrChange>
        </w:rPr>
      </w:pPr>
      <w:proofErr w:type="spellStart"/>
      <w:r w:rsidRPr="00602622">
        <w:rPr>
          <w:rFonts w:ascii="Times New Roman" w:eastAsia="宋体" w:hAnsi="Times New Roman" w:cs="Times New Roman"/>
          <w:sz w:val="21"/>
          <w:szCs w:val="21"/>
        </w:rPr>
        <w:t>Porter</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M</w:t>
      </w:r>
      <w:proofErr w:type="spellEnd"/>
      <w:r w:rsidRPr="00602622">
        <w:rPr>
          <w:rFonts w:ascii="Times New Roman" w:eastAsia="宋体" w:hAnsi="Times New Roman" w:cs="Times New Roman"/>
          <w:sz w:val="21"/>
          <w:szCs w:val="21"/>
        </w:rPr>
        <w:t xml:space="preserve">. E. and van der </w:t>
      </w:r>
      <w:proofErr w:type="spellStart"/>
      <w:r w:rsidRPr="00602622">
        <w:rPr>
          <w:rFonts w:ascii="Times New Roman" w:eastAsia="宋体" w:hAnsi="Times New Roman" w:cs="Times New Roman"/>
          <w:sz w:val="21"/>
          <w:szCs w:val="21"/>
        </w:rPr>
        <w:t>Linde</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C</w:t>
      </w:r>
      <w:proofErr w:type="spellEnd"/>
      <w:r w:rsidRPr="00602622">
        <w:rPr>
          <w:rFonts w:ascii="Times New Roman" w:eastAsia="宋体" w:hAnsi="Times New Roman" w:cs="Times New Roman"/>
          <w:sz w:val="21"/>
          <w:szCs w:val="21"/>
        </w:rPr>
        <w:t>.</w:t>
      </w:r>
      <w:ins w:id="217" w:author="娄满榆 [2]" w:date="2026-03-20T10:14:00Z" w16du:dateUtc="2026-03-20T02:14:00Z">
        <w:r w:rsidR="00602622">
          <w:rPr>
            <w:rFonts w:ascii="Times New Roman" w:eastAsia="宋体" w:hAnsi="Times New Roman" w:cs="Times New Roman"/>
            <w:sz w:val="21"/>
            <w:szCs w:val="21"/>
          </w:rPr>
          <w:t xml:space="preserve">, </w:t>
        </w:r>
      </w:ins>
      <w:del w:id="218" w:author="娄满榆 [2]" w:date="2026-03-20T10:14:00Z" w16du:dateUtc="2026-03-20T02:14:00Z">
        <w:r w:rsidRPr="00602622" w:rsidDel="00602622">
          <w:rPr>
            <w:rFonts w:ascii="Times New Roman" w:eastAsia="宋体" w:hAnsi="Times New Roman" w:cs="Times New Roman"/>
            <w:sz w:val="21"/>
            <w:szCs w:val="21"/>
          </w:rPr>
          <w:delText>，</w:delText>
        </w:r>
      </w:del>
      <w:r w:rsidRPr="00602622">
        <w:rPr>
          <w:rFonts w:ascii="Times New Roman" w:eastAsia="宋体" w:hAnsi="Times New Roman" w:cs="Times New Roman"/>
          <w:sz w:val="21"/>
          <w:szCs w:val="21"/>
        </w:rPr>
        <w:t>1995</w:t>
      </w:r>
      <w:ins w:id="219" w:author="娄满榆 [2]" w:date="2026-03-20T10:14:00Z" w16du:dateUtc="2026-03-20T02:14:00Z">
        <w:r w:rsidR="007B16B1">
          <w:rPr>
            <w:rFonts w:ascii="Times New Roman" w:eastAsia="宋体" w:hAnsi="Times New Roman" w:cs="Times New Roman"/>
            <w:sz w:val="21"/>
            <w:szCs w:val="21"/>
          </w:rPr>
          <w:t xml:space="preserve">, </w:t>
        </w:r>
      </w:ins>
      <w:del w:id="220" w:author="娄满榆 [2]" w:date="2026-03-20T10:14:00Z" w16du:dateUtc="2026-03-20T02:14:00Z">
        <w:r w:rsidRPr="00602622" w:rsidDel="007B16B1">
          <w:rPr>
            <w:rFonts w:ascii="Times New Roman" w:eastAsia="宋体" w:hAnsi="Times New Roman" w:cs="Times New Roman"/>
            <w:sz w:val="21"/>
            <w:szCs w:val="21"/>
          </w:rPr>
          <w:delText>，</w:delText>
        </w:r>
      </w:del>
      <w:r w:rsidRPr="00602622">
        <w:rPr>
          <w:rFonts w:ascii="Times New Roman" w:eastAsia="宋体" w:hAnsi="Times New Roman" w:cs="Times New Roman"/>
          <w:sz w:val="21"/>
          <w:szCs w:val="21"/>
        </w:rPr>
        <w:t>“Toward a New Conception of the Environment-Competitiveness Relationship”</w:t>
      </w:r>
      <w:ins w:id="221" w:author="娄满榆 [2]" w:date="2026-03-20T10:14:00Z" w16du:dateUtc="2026-03-20T02:14:00Z">
        <w:r w:rsidR="007B16B1">
          <w:rPr>
            <w:rFonts w:ascii="Times New Roman" w:eastAsia="宋体" w:hAnsi="Times New Roman" w:cs="Times New Roman"/>
            <w:sz w:val="21"/>
            <w:szCs w:val="21"/>
          </w:rPr>
          <w:t xml:space="preserve">, </w:t>
        </w:r>
      </w:ins>
      <w:del w:id="222" w:author="娄满榆 [2]" w:date="2026-03-20T10:14:00Z" w16du:dateUtc="2026-03-20T02:14:00Z">
        <w:r w:rsidRPr="00602622" w:rsidDel="007B16B1">
          <w:rPr>
            <w:rFonts w:ascii="Times New Roman" w:eastAsia="宋体" w:hAnsi="Times New Roman" w:cs="Times New Roman"/>
            <w:sz w:val="21"/>
            <w:szCs w:val="21"/>
          </w:rPr>
          <w:delText>，</w:delText>
        </w:r>
      </w:del>
      <w:r w:rsidRPr="00602622">
        <w:rPr>
          <w:rFonts w:ascii="Times New Roman" w:eastAsia="宋体" w:hAnsi="Times New Roman" w:cs="Times New Roman"/>
          <w:i/>
          <w:sz w:val="21"/>
          <w:szCs w:val="21"/>
        </w:rPr>
        <w:t>Journal of Economic Perspectives</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9</w:t>
      </w:r>
      <w:ins w:id="223" w:author="娄满榆 [2]" w:date="2026-03-20T10:14:00Z" w16du:dateUtc="2026-03-20T02:14:00Z">
        <w:r w:rsidR="00602622">
          <w:rPr>
            <w:rFonts w:ascii="Times New Roman" w:eastAsia="宋体" w:hAnsi="Times New Roman" w:cs="Times New Roman"/>
            <w:sz w:val="21"/>
            <w:szCs w:val="21"/>
          </w:rPr>
          <w:t xml:space="preserve"> (</w:t>
        </w:r>
      </w:ins>
      <w:del w:id="224" w:author="娄满榆 [2]" w:date="2026-03-20T10:14:00Z" w16du:dateUtc="2026-03-20T02:14:00Z">
        <w:r w:rsidRPr="00602622" w:rsidDel="00602622">
          <w:rPr>
            <w:rFonts w:ascii="Times New Roman" w:eastAsia="宋体" w:hAnsi="Times New Roman" w:cs="Times New Roman"/>
            <w:sz w:val="21"/>
            <w:szCs w:val="21"/>
          </w:rPr>
          <w:delText>（</w:delText>
        </w:r>
      </w:del>
      <w:r w:rsidRPr="00602622">
        <w:rPr>
          <w:rFonts w:ascii="Times New Roman" w:eastAsia="宋体" w:hAnsi="Times New Roman" w:cs="Times New Roman"/>
          <w:sz w:val="21"/>
          <w:szCs w:val="21"/>
        </w:rPr>
        <w:t>4</w:t>
      </w:r>
      <w:ins w:id="225" w:author="娄满榆 [2]" w:date="2026-03-20T10:14:00Z" w16du:dateUtc="2026-03-20T02:14:00Z">
        <w:r w:rsidR="007B16B1">
          <w:rPr>
            <w:rFonts w:ascii="Times New Roman" w:eastAsia="宋体" w:hAnsi="Times New Roman" w:cs="Times New Roman"/>
            <w:sz w:val="21"/>
            <w:szCs w:val="21"/>
            <w:lang w:eastAsia="zh-CN"/>
          </w:rPr>
          <w:t>)</w:t>
        </w:r>
      </w:ins>
      <w:del w:id="226" w:author="娄满榆 [2]" w:date="2026-03-20T10:14:00Z" w16du:dateUtc="2026-03-20T02:14:00Z">
        <w:r w:rsidRPr="00602622" w:rsidDel="00602622">
          <w:rPr>
            <w:rFonts w:ascii="Times New Roman" w:eastAsia="宋体" w:hAnsi="Times New Roman" w:cs="Times New Roman"/>
            <w:sz w:val="21"/>
            <w:szCs w:val="21"/>
          </w:rPr>
          <w:delText>）</w:delText>
        </w:r>
      </w:del>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pp.97~118</w:t>
      </w:r>
      <w:r w:rsidRPr="00602622">
        <w:rPr>
          <w:rFonts w:ascii="Times New Roman" w:eastAsia="宋体" w:hAnsi="Times New Roman" w:cs="Times New Roman"/>
          <w:sz w:val="21"/>
          <w:szCs w:val="21"/>
        </w:rPr>
        <w:t>。</w:t>
      </w:r>
    </w:p>
    <w:p w14:paraId="50A0CA40" w14:textId="4AD9D062" w:rsidR="001C159B" w:rsidRPr="00602622" w:rsidRDefault="00F72DFD">
      <w:pPr>
        <w:numPr>
          <w:ilvl w:val="0"/>
          <w:numId w:val="7"/>
        </w:numPr>
        <w:wordWrap w:val="0"/>
        <w:spacing w:line="360" w:lineRule="auto"/>
        <w:ind w:hanging="420"/>
        <w:jc w:val="both"/>
        <w:rPr>
          <w:rFonts w:ascii="Times New Roman" w:hAnsi="Times New Roman" w:cs="Times New Roman"/>
          <w:sz w:val="21"/>
          <w:szCs w:val="21"/>
          <w:rPrChange w:id="227" w:author="娄满榆 [2]" w:date="2026-03-20T10:13:00Z" w16du:dateUtc="2026-03-20T02:13:00Z">
            <w:rPr>
              <w:sz w:val="21"/>
              <w:szCs w:val="21"/>
            </w:rPr>
          </w:rPrChange>
        </w:rPr>
      </w:pPr>
      <w:proofErr w:type="spellStart"/>
      <w:r w:rsidRPr="00602622">
        <w:rPr>
          <w:rFonts w:ascii="Times New Roman" w:eastAsia="宋体" w:hAnsi="Times New Roman" w:cs="Times New Roman"/>
          <w:sz w:val="21"/>
          <w:szCs w:val="21"/>
        </w:rPr>
        <w:t>Wen</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H</w:t>
      </w:r>
      <w:proofErr w:type="spellEnd"/>
      <w:r w:rsidRPr="00602622">
        <w:rPr>
          <w:rFonts w:ascii="Times New Roman" w:eastAsia="宋体" w:hAnsi="Times New Roman" w:cs="Times New Roman"/>
          <w:sz w:val="21"/>
          <w:szCs w:val="21"/>
        </w:rPr>
        <w:t>.</w:t>
      </w:r>
      <w:ins w:id="228" w:author="娄满榆 [2]" w:date="2026-03-20T10:17:00Z" w16du:dateUtc="2026-03-20T02:17:00Z">
        <w:r w:rsidR="00D7271E">
          <w:rPr>
            <w:rFonts w:ascii="Times New Roman" w:eastAsia="宋体" w:hAnsi="Times New Roman" w:cs="Times New Roman"/>
            <w:sz w:val="21"/>
            <w:szCs w:val="21"/>
          </w:rPr>
          <w:t xml:space="preserve">, </w:t>
        </w:r>
      </w:ins>
      <w:del w:id="229" w:author="娄满榆 [2]" w:date="2026-03-20T10:17:00Z" w16du:dateUtc="2026-03-20T02:17:00Z">
        <w:r w:rsidRPr="00602622" w:rsidDel="00D7271E">
          <w:rPr>
            <w:rFonts w:ascii="Times New Roman" w:eastAsia="宋体" w:hAnsi="Times New Roman" w:cs="Times New Roman"/>
            <w:sz w:val="21"/>
            <w:szCs w:val="21"/>
          </w:rPr>
          <w:delText>，</w:delText>
        </w:r>
      </w:del>
      <w:r w:rsidRPr="00602622">
        <w:rPr>
          <w:rFonts w:ascii="Times New Roman" w:eastAsia="宋体" w:hAnsi="Times New Roman" w:cs="Times New Roman"/>
          <w:sz w:val="21"/>
          <w:szCs w:val="21"/>
        </w:rPr>
        <w:t>Lee</w:t>
      </w:r>
      <w:ins w:id="230" w:author="娄满榆 [2]" w:date="2026-03-20T10:17:00Z" w16du:dateUtc="2026-03-20T02:17:00Z">
        <w:r w:rsidR="00D7271E">
          <w:rPr>
            <w:rFonts w:ascii="Times New Roman" w:eastAsia="宋体" w:hAnsi="Times New Roman" w:cs="Times New Roman"/>
            <w:sz w:val="21"/>
            <w:szCs w:val="21"/>
          </w:rPr>
          <w:t xml:space="preserve">, </w:t>
        </w:r>
      </w:ins>
      <w:del w:id="231" w:author="娄满榆 [2]" w:date="2026-03-20T10:17:00Z" w16du:dateUtc="2026-03-20T02:17:00Z">
        <w:r w:rsidRPr="00602622" w:rsidDel="00D7271E">
          <w:rPr>
            <w:rFonts w:ascii="Times New Roman" w:eastAsia="宋体" w:hAnsi="Times New Roman" w:cs="Times New Roman"/>
            <w:sz w:val="21"/>
            <w:szCs w:val="21"/>
          </w:rPr>
          <w:delText>，</w:delText>
        </w:r>
      </w:del>
      <w:r w:rsidRPr="00602622">
        <w:rPr>
          <w:rFonts w:ascii="Times New Roman" w:eastAsia="宋体" w:hAnsi="Times New Roman" w:cs="Times New Roman"/>
          <w:sz w:val="21"/>
          <w:szCs w:val="21"/>
        </w:rPr>
        <w:t xml:space="preserve">C. C. and </w:t>
      </w:r>
      <w:proofErr w:type="spellStart"/>
      <w:r w:rsidRPr="00602622">
        <w:rPr>
          <w:rFonts w:ascii="Times New Roman" w:eastAsia="宋体" w:hAnsi="Times New Roman" w:cs="Times New Roman"/>
          <w:sz w:val="21"/>
          <w:szCs w:val="21"/>
        </w:rPr>
        <w:t>Zhou</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F</w:t>
      </w:r>
      <w:proofErr w:type="spellEnd"/>
      <w:r w:rsidRPr="00602622">
        <w:rPr>
          <w:rFonts w:ascii="Times New Roman" w:eastAsia="宋体" w:hAnsi="Times New Roman" w:cs="Times New Roman"/>
          <w:sz w:val="21"/>
          <w:szCs w:val="21"/>
        </w:rPr>
        <w:t>.</w:t>
      </w:r>
      <w:ins w:id="232" w:author="娄满榆 [2]" w:date="2026-03-20T10:17:00Z" w16du:dateUtc="2026-03-20T02:17:00Z">
        <w:r w:rsidR="00D7271E">
          <w:rPr>
            <w:rFonts w:ascii="Times New Roman" w:eastAsia="宋体" w:hAnsi="Times New Roman" w:cs="Times New Roman"/>
            <w:sz w:val="21"/>
            <w:szCs w:val="21"/>
          </w:rPr>
          <w:t xml:space="preserve">, </w:t>
        </w:r>
      </w:ins>
      <w:del w:id="233" w:author="娄满榆 [2]" w:date="2026-03-20T10:17:00Z" w16du:dateUtc="2026-03-20T02:17:00Z">
        <w:r w:rsidRPr="00602622" w:rsidDel="00D7271E">
          <w:rPr>
            <w:rFonts w:ascii="Times New Roman" w:eastAsia="宋体" w:hAnsi="Times New Roman" w:cs="Times New Roman"/>
            <w:sz w:val="21"/>
            <w:szCs w:val="21"/>
          </w:rPr>
          <w:delText>，</w:delText>
        </w:r>
      </w:del>
      <w:r w:rsidRPr="00602622">
        <w:rPr>
          <w:rFonts w:ascii="Times New Roman" w:eastAsia="宋体" w:hAnsi="Times New Roman" w:cs="Times New Roman"/>
          <w:sz w:val="21"/>
          <w:szCs w:val="21"/>
        </w:rPr>
        <w:t>2021</w:t>
      </w:r>
      <w:ins w:id="234" w:author="娄满榆 [2]" w:date="2026-03-20T10:17:00Z" w16du:dateUtc="2026-03-20T02:17:00Z">
        <w:r w:rsidR="00D7271E">
          <w:rPr>
            <w:rFonts w:ascii="Times New Roman" w:eastAsia="宋体" w:hAnsi="Times New Roman" w:cs="Times New Roman"/>
            <w:sz w:val="21"/>
            <w:szCs w:val="21"/>
            <w:lang w:eastAsia="zh-CN"/>
          </w:rPr>
          <w:t xml:space="preserve">, </w:t>
        </w:r>
      </w:ins>
      <w:del w:id="235" w:author="娄满榆 [2]" w:date="2026-03-20T10:17:00Z" w16du:dateUtc="2026-03-20T02:17:00Z">
        <w:r w:rsidRPr="00602622" w:rsidDel="00D7271E">
          <w:rPr>
            <w:rFonts w:ascii="Times New Roman" w:eastAsia="宋体" w:hAnsi="Times New Roman" w:cs="Times New Roman"/>
            <w:sz w:val="21"/>
            <w:szCs w:val="21"/>
          </w:rPr>
          <w:delText>，</w:delText>
        </w:r>
      </w:del>
      <w:r w:rsidRPr="00602622">
        <w:rPr>
          <w:rFonts w:ascii="Times New Roman" w:eastAsia="宋体" w:hAnsi="Times New Roman" w:cs="Times New Roman"/>
          <w:sz w:val="21"/>
          <w:szCs w:val="21"/>
        </w:rPr>
        <w:t>“Green Credit Policy</w:t>
      </w:r>
      <w:ins w:id="236" w:author="娄满榆 [2]" w:date="2026-03-20T10:17:00Z" w16du:dateUtc="2026-03-20T02:17:00Z">
        <w:r w:rsidR="00D7271E">
          <w:rPr>
            <w:rFonts w:ascii="Times New Roman" w:eastAsia="宋体" w:hAnsi="Times New Roman" w:cs="Times New Roman"/>
            <w:sz w:val="21"/>
            <w:szCs w:val="21"/>
          </w:rPr>
          <w:t xml:space="preserve">, </w:t>
        </w:r>
      </w:ins>
      <w:del w:id="237" w:author="娄满榆 [2]" w:date="2026-03-20T10:17:00Z" w16du:dateUtc="2026-03-20T02:17:00Z">
        <w:r w:rsidRPr="00602622" w:rsidDel="00D7271E">
          <w:rPr>
            <w:rFonts w:ascii="Times New Roman" w:eastAsia="宋体" w:hAnsi="Times New Roman" w:cs="Times New Roman"/>
            <w:sz w:val="21"/>
            <w:szCs w:val="21"/>
          </w:rPr>
          <w:delText>，</w:delText>
        </w:r>
      </w:del>
      <w:r w:rsidRPr="00602622">
        <w:rPr>
          <w:rFonts w:ascii="Times New Roman" w:eastAsia="宋体" w:hAnsi="Times New Roman" w:cs="Times New Roman"/>
          <w:sz w:val="21"/>
          <w:szCs w:val="21"/>
        </w:rPr>
        <w:t>Credit Allocation Efficiency and Upgrade of Energy-intensive Enterprises”</w:t>
      </w:r>
      <w:ins w:id="238" w:author="娄满榆 [2]" w:date="2026-03-20T10:17:00Z" w16du:dateUtc="2026-03-20T02:17:00Z">
        <w:r w:rsidR="00D7271E">
          <w:rPr>
            <w:rFonts w:ascii="Times New Roman" w:eastAsia="宋体" w:hAnsi="Times New Roman" w:cs="Times New Roman"/>
            <w:sz w:val="21"/>
            <w:szCs w:val="21"/>
          </w:rPr>
          <w:t xml:space="preserve">, </w:t>
        </w:r>
      </w:ins>
      <w:del w:id="239" w:author="娄满榆 [2]" w:date="2026-03-20T10:17:00Z" w16du:dateUtc="2026-03-20T02:17:00Z">
        <w:r w:rsidRPr="00602622" w:rsidDel="00D7271E">
          <w:rPr>
            <w:rFonts w:ascii="Times New Roman" w:eastAsia="宋体" w:hAnsi="Times New Roman" w:cs="Times New Roman"/>
            <w:sz w:val="21"/>
            <w:szCs w:val="21"/>
          </w:rPr>
          <w:delText>，</w:delText>
        </w:r>
      </w:del>
      <w:r w:rsidRPr="00602622">
        <w:rPr>
          <w:rFonts w:ascii="Times New Roman" w:eastAsia="宋体" w:hAnsi="Times New Roman" w:cs="Times New Roman"/>
          <w:i/>
          <w:sz w:val="21"/>
          <w:szCs w:val="21"/>
        </w:rPr>
        <w:t>Energy Economics</w:t>
      </w:r>
      <w:ins w:id="240" w:author="娄满榆 [2]" w:date="2026-03-20T10:17:00Z" w16du:dateUtc="2026-03-20T02:17:00Z">
        <w:r w:rsidR="00D7271E">
          <w:rPr>
            <w:rFonts w:ascii="Times New Roman" w:eastAsia="宋体" w:hAnsi="Times New Roman" w:cs="Times New Roman"/>
            <w:sz w:val="21"/>
            <w:szCs w:val="21"/>
          </w:rPr>
          <w:t xml:space="preserve">, </w:t>
        </w:r>
      </w:ins>
      <w:del w:id="241" w:author="娄满榆 [2]" w:date="2026-03-20T10:17:00Z" w16du:dateUtc="2026-03-20T02:17:00Z">
        <w:r w:rsidRPr="00602622" w:rsidDel="00D7271E">
          <w:rPr>
            <w:rFonts w:ascii="Times New Roman" w:eastAsia="宋体" w:hAnsi="Times New Roman" w:cs="Times New Roman"/>
            <w:sz w:val="21"/>
            <w:szCs w:val="21"/>
          </w:rPr>
          <w:delText>，</w:delText>
        </w:r>
      </w:del>
      <w:r w:rsidRPr="00602622">
        <w:rPr>
          <w:rFonts w:ascii="Times New Roman" w:eastAsia="宋体" w:hAnsi="Times New Roman" w:cs="Times New Roman"/>
          <w:sz w:val="21"/>
          <w:szCs w:val="21"/>
        </w:rPr>
        <w:t>94</w:t>
      </w:r>
      <w:ins w:id="242" w:author="娄满榆 [2]" w:date="2026-03-20T10:17:00Z" w16du:dateUtc="2026-03-20T02:17:00Z">
        <w:r w:rsidR="00D7271E">
          <w:rPr>
            <w:rFonts w:ascii="Times New Roman" w:eastAsia="宋体" w:hAnsi="Times New Roman" w:cs="Times New Roman"/>
            <w:sz w:val="21"/>
            <w:szCs w:val="21"/>
          </w:rPr>
          <w:t xml:space="preserve">, </w:t>
        </w:r>
      </w:ins>
      <w:del w:id="243" w:author="娄满榆 [2]" w:date="2026-03-20T10:17:00Z" w16du:dateUtc="2026-03-20T02:17:00Z">
        <w:r w:rsidRPr="00602622" w:rsidDel="00D7271E">
          <w:rPr>
            <w:rFonts w:ascii="Times New Roman" w:eastAsia="宋体" w:hAnsi="Times New Roman" w:cs="Times New Roman"/>
            <w:sz w:val="21"/>
            <w:szCs w:val="21"/>
          </w:rPr>
          <w:delText>，</w:delText>
        </w:r>
      </w:del>
      <w:r w:rsidRPr="00602622">
        <w:rPr>
          <w:rFonts w:ascii="Times New Roman" w:eastAsia="宋体" w:hAnsi="Times New Roman" w:cs="Times New Roman"/>
          <w:sz w:val="21"/>
          <w:szCs w:val="21"/>
        </w:rPr>
        <w:t>105099</w:t>
      </w:r>
      <w:r w:rsidRPr="00602622">
        <w:rPr>
          <w:rFonts w:ascii="Times New Roman" w:eastAsia="宋体" w:hAnsi="Times New Roman" w:cs="Times New Roman"/>
          <w:sz w:val="21"/>
          <w:szCs w:val="21"/>
        </w:rPr>
        <w:t>。</w:t>
      </w:r>
    </w:p>
    <w:sectPr w:rsidR="001C159B" w:rsidRPr="00602622">
      <w:pgSz w:w="12240" w:h="15840"/>
      <w:pgMar w:top="1440" w:right="1800" w:bottom="1440" w:left="180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DDD84" w14:textId="77777777" w:rsidR="00294ABF" w:rsidRDefault="00294ABF">
      <w:pPr>
        <w:spacing w:line="240" w:lineRule="auto"/>
      </w:pPr>
      <w:r>
        <w:separator/>
      </w:r>
    </w:p>
  </w:endnote>
  <w:endnote w:type="continuationSeparator" w:id="0">
    <w:p w14:paraId="061469F4" w14:textId="77777777" w:rsidR="00294ABF" w:rsidRDefault="00294A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Times New Roman Bold">
    <w:altName w:val="Times New Roman"/>
    <w:panose1 w:val="020B0604020202020204"/>
    <w:charset w:val="00"/>
    <w:family w:val="auto"/>
    <w:pitch w:val="default"/>
    <w:sig w:usb0="E0000AFF" w:usb1="00007843" w:usb2="00000001" w:usb3="00000000" w:csb0="400001BF" w:csb1="DFF7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93D2A" w14:textId="77777777" w:rsidR="00294ABF" w:rsidRDefault="00294ABF">
      <w:pPr>
        <w:spacing w:after="0"/>
      </w:pPr>
      <w:r>
        <w:separator/>
      </w:r>
    </w:p>
  </w:footnote>
  <w:footnote w:type="continuationSeparator" w:id="0">
    <w:p w14:paraId="252AAEC6" w14:textId="77777777" w:rsidR="00294ABF" w:rsidRDefault="00294A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7EBD81"/>
    <w:multiLevelType w:val="singleLevel"/>
    <w:tmpl w:val="D77EBD81"/>
    <w:lvl w:ilvl="0">
      <w:start w:val="1"/>
      <w:numFmt w:val="decimal"/>
      <w:lvlText w:val="[%1]"/>
      <w:lvlJc w:val="left"/>
      <w:pPr>
        <w:tabs>
          <w:tab w:val="left" w:pos="420"/>
        </w:tabs>
        <w:ind w:left="420" w:hanging="422"/>
      </w:pPr>
      <w:rPr>
        <w:rFont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79524109">
    <w:abstractNumId w:val="2"/>
  </w:num>
  <w:num w:numId="2" w16cid:durableId="709493714">
    <w:abstractNumId w:val="5"/>
  </w:num>
  <w:num w:numId="3" w16cid:durableId="1410276752">
    <w:abstractNumId w:val="6"/>
  </w:num>
  <w:num w:numId="4" w16cid:durableId="481701483">
    <w:abstractNumId w:val="3"/>
  </w:num>
  <w:num w:numId="5" w16cid:durableId="344481827">
    <w:abstractNumId w:val="1"/>
  </w:num>
  <w:num w:numId="6" w16cid:durableId="470757252">
    <w:abstractNumId w:val="4"/>
  </w:num>
  <w:num w:numId="7" w16cid:durableId="14271174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娄满榆">
    <w15:presenceInfo w15:providerId="None" w15:userId="娄满榆"/>
  </w15:person>
  <w15:person w15:author="娄满榆 [2]">
    <w15:presenceInfo w15:providerId="AD" w15:userId="S::2023310394@email.cufe.edu.cn::803b9fbb-8cea-422a-8602-04713ca389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proofState w:spelling="clean" w:grammar="clean"/>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267D"/>
    <w:rsid w:val="0005685B"/>
    <w:rsid w:val="000569EC"/>
    <w:rsid w:val="0006063C"/>
    <w:rsid w:val="000917FE"/>
    <w:rsid w:val="000D2223"/>
    <w:rsid w:val="0014005E"/>
    <w:rsid w:val="0015074B"/>
    <w:rsid w:val="0017356D"/>
    <w:rsid w:val="001C159B"/>
    <w:rsid w:val="001E06D6"/>
    <w:rsid w:val="00206B56"/>
    <w:rsid w:val="00216299"/>
    <w:rsid w:val="00236F9A"/>
    <w:rsid w:val="00265462"/>
    <w:rsid w:val="00294ABF"/>
    <w:rsid w:val="0029638C"/>
    <w:rsid w:val="0029639D"/>
    <w:rsid w:val="002C1012"/>
    <w:rsid w:val="002E3B24"/>
    <w:rsid w:val="00322409"/>
    <w:rsid w:val="00326F90"/>
    <w:rsid w:val="00344D12"/>
    <w:rsid w:val="0036472E"/>
    <w:rsid w:val="003C29F6"/>
    <w:rsid w:val="00410E80"/>
    <w:rsid w:val="00471FDB"/>
    <w:rsid w:val="00480E7B"/>
    <w:rsid w:val="004947B2"/>
    <w:rsid w:val="004B2366"/>
    <w:rsid w:val="004B5BB1"/>
    <w:rsid w:val="004C505C"/>
    <w:rsid w:val="004E3F1E"/>
    <w:rsid w:val="00520F2E"/>
    <w:rsid w:val="005521AD"/>
    <w:rsid w:val="005C393F"/>
    <w:rsid w:val="00602622"/>
    <w:rsid w:val="006061DD"/>
    <w:rsid w:val="00653F79"/>
    <w:rsid w:val="006930E2"/>
    <w:rsid w:val="006967ED"/>
    <w:rsid w:val="006C297C"/>
    <w:rsid w:val="00755DD5"/>
    <w:rsid w:val="00767065"/>
    <w:rsid w:val="00792DAE"/>
    <w:rsid w:val="007B16B1"/>
    <w:rsid w:val="008611E0"/>
    <w:rsid w:val="0088572B"/>
    <w:rsid w:val="009240B6"/>
    <w:rsid w:val="009B17AC"/>
    <w:rsid w:val="00A143D4"/>
    <w:rsid w:val="00A36540"/>
    <w:rsid w:val="00AA1D8D"/>
    <w:rsid w:val="00B42284"/>
    <w:rsid w:val="00B47730"/>
    <w:rsid w:val="00B54D9D"/>
    <w:rsid w:val="00B8281E"/>
    <w:rsid w:val="00B9224C"/>
    <w:rsid w:val="00BC0729"/>
    <w:rsid w:val="00C26C83"/>
    <w:rsid w:val="00C9494B"/>
    <w:rsid w:val="00CA2F66"/>
    <w:rsid w:val="00CA6A44"/>
    <w:rsid w:val="00CB0664"/>
    <w:rsid w:val="00D7271E"/>
    <w:rsid w:val="00D856A4"/>
    <w:rsid w:val="00E36DB6"/>
    <w:rsid w:val="00EE2211"/>
    <w:rsid w:val="00EE38E6"/>
    <w:rsid w:val="00F11F0B"/>
    <w:rsid w:val="00F14BAC"/>
    <w:rsid w:val="00F2087E"/>
    <w:rsid w:val="00F72DFD"/>
    <w:rsid w:val="00FC693F"/>
    <w:rsid w:val="1FF8E3B7"/>
    <w:rsid w:val="2FEEB909"/>
    <w:rsid w:val="3DB76853"/>
    <w:rsid w:val="6BE96765"/>
    <w:rsid w:val="6E7DDA33"/>
    <w:rsid w:val="7EEF54F3"/>
    <w:rsid w:val="7FB97A2A"/>
    <w:rsid w:val="7FC8DE5A"/>
    <w:rsid w:val="7FFF1B76"/>
    <w:rsid w:val="F77E3071"/>
    <w:rsid w:val="FD5F56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B6BBB5"/>
  <w14:defaultImageDpi w14:val="300"/>
  <w15:docId w15:val="{9985420F-704B-4E33-B05B-68AF4F66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2">
    <w:name w:val="Normal (Web)"/>
    <w:basedOn w:val="a1"/>
    <w:uiPriority w:val="99"/>
    <w:semiHidden/>
    <w:unhideWhenUsed/>
    <w:pPr>
      <w:spacing w:beforeAutospacing="1" w:after="0" w:afterAutospacing="1"/>
    </w:pPr>
    <w:rPr>
      <w:rFonts w:cs="Times New Roman"/>
      <w:sz w:val="24"/>
      <w:lang w:eastAsia="zh-CN"/>
    </w:r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5">
    <w:name w:val="annotation reference"/>
    <w:basedOn w:val="a2"/>
    <w:uiPriority w:val="99"/>
    <w:semiHidden/>
    <w:unhideWhenUsed/>
    <w:rsid w:val="00755DD5"/>
    <w:rPr>
      <w:sz w:val="21"/>
      <w:szCs w:val="21"/>
    </w:rPr>
  </w:style>
  <w:style w:type="paragraph" w:styleId="aff6">
    <w:name w:val="annotation text"/>
    <w:basedOn w:val="a1"/>
    <w:link w:val="aff7"/>
    <w:uiPriority w:val="99"/>
    <w:semiHidden/>
    <w:unhideWhenUsed/>
    <w:rsid w:val="00755DD5"/>
  </w:style>
  <w:style w:type="character" w:customStyle="1" w:styleId="aff7">
    <w:name w:val="批注文字 字符"/>
    <w:basedOn w:val="a2"/>
    <w:link w:val="aff6"/>
    <w:uiPriority w:val="99"/>
    <w:semiHidden/>
    <w:rsid w:val="00755DD5"/>
    <w:rPr>
      <w:rFonts w:asciiTheme="minorHAnsi" w:eastAsiaTheme="minorEastAsia" w:hAnsiTheme="minorHAnsi" w:cstheme="minorBidi"/>
      <w:sz w:val="22"/>
      <w:szCs w:val="22"/>
      <w:lang w:eastAsia="en-US"/>
    </w:rPr>
  </w:style>
  <w:style w:type="paragraph" w:styleId="aff8">
    <w:name w:val="annotation subject"/>
    <w:basedOn w:val="aff6"/>
    <w:next w:val="aff6"/>
    <w:link w:val="aff9"/>
    <w:uiPriority w:val="99"/>
    <w:semiHidden/>
    <w:unhideWhenUsed/>
    <w:rsid w:val="00755DD5"/>
    <w:rPr>
      <w:b/>
      <w:bCs/>
    </w:rPr>
  </w:style>
  <w:style w:type="character" w:customStyle="1" w:styleId="aff9">
    <w:name w:val="批注主题 字符"/>
    <w:basedOn w:val="aff7"/>
    <w:link w:val="aff8"/>
    <w:uiPriority w:val="99"/>
    <w:semiHidden/>
    <w:rsid w:val="00755DD5"/>
    <w:rPr>
      <w:rFonts w:asciiTheme="minorHAnsi" w:eastAsiaTheme="minorEastAsia" w:hAnsiTheme="minorHAnsi" w:cstheme="minorBidi"/>
      <w:b/>
      <w:bCs/>
      <w:sz w:val="22"/>
      <w:szCs w:val="22"/>
      <w:lang w:eastAsia="en-US"/>
    </w:rPr>
  </w:style>
  <w:style w:type="paragraph" w:styleId="affa">
    <w:name w:val="Revision"/>
    <w:hidden/>
    <w:uiPriority w:val="99"/>
    <w:semiHidden/>
    <w:rsid w:val="009240B6"/>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2872</Words>
  <Characters>16372</Characters>
  <Application>Microsoft Office Word</Application>
  <DocSecurity>0</DocSecurity>
  <Lines>136</Lines>
  <Paragraphs>38</Paragraphs>
  <ScaleCrop>false</ScaleCrop>
  <Company/>
  <LinksUpToDate>false</LinksUpToDate>
  <CharactersWithSpaces>19206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王思涵</dc:creator>
  <cp:lastModifiedBy>娄满榆</cp:lastModifiedBy>
  <cp:revision>9</cp:revision>
  <dcterms:created xsi:type="dcterms:W3CDTF">2026-03-20T02:06:00Z</dcterms:created>
  <dcterms:modified xsi:type="dcterms:W3CDTF">2026-03-20T02:17:00Z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8264F4F28E6C37FC13FCBB69D8571D04_43</vt:lpwstr>
  </property>
</Properties>
</file>